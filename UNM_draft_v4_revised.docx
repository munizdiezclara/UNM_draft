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D2E97" w14:textId="77777777" w:rsidR="00B25359" w:rsidRDefault="00000000">
      <w:pPr>
        <w:pStyle w:val="FirstParagraph"/>
      </w:pPr>
      <w:r>
        <w:t xml:space="preserve"> </w:t>
      </w:r>
    </w:p>
    <w:p w14:paraId="0A1D2E98" w14:textId="77777777" w:rsidR="00B25359" w:rsidRDefault="00000000">
      <w:pPr>
        <w:pStyle w:val="BodyText"/>
      </w:pPr>
      <w:r>
        <w:t xml:space="preserve"> </w:t>
      </w:r>
    </w:p>
    <w:p w14:paraId="0A1D2E99" w14:textId="77777777" w:rsidR="00B25359" w:rsidRDefault="00000000">
      <w:pPr>
        <w:pStyle w:val="Heading1"/>
      </w:pPr>
      <w:bookmarkStart w:id="0" w:name="title"/>
      <w:r>
        <w:t>Effects of expected and unexpected uncertainty on cue processing</w:t>
      </w:r>
    </w:p>
    <w:p w14:paraId="0A1D2E9A" w14:textId="77777777" w:rsidR="00B25359" w:rsidRDefault="00000000">
      <w:pPr>
        <w:pStyle w:val="Author"/>
      </w:pPr>
      <w:r>
        <w:t xml:space="preserve"> </w:t>
      </w:r>
    </w:p>
    <w:p w14:paraId="0A1D2E9B" w14:textId="77777777" w:rsidR="00B25359" w:rsidRDefault="00000000">
      <w:pPr>
        <w:pStyle w:val="Author"/>
      </w:pPr>
      <w:r>
        <w:t>Clara Muñiz-Diez</w:t>
      </w:r>
      <w:r>
        <w:rPr>
          <w:vertAlign w:val="superscript"/>
        </w:rPr>
        <w:t>1</w:t>
      </w:r>
      <w:r>
        <w:t>, Sandra Lagator</w:t>
      </w:r>
      <w:r>
        <w:rPr>
          <w:vertAlign w:val="superscript"/>
        </w:rPr>
        <w:t>2</w:t>
      </w:r>
      <w:r>
        <w:t>, Mark Haselgrove</w:t>
      </w:r>
      <w:r>
        <w:rPr>
          <w:vertAlign w:val="superscript"/>
        </w:rPr>
        <w:t>2</w:t>
      </w:r>
      <w:r>
        <w:t>, and Tom Beesley</w:t>
      </w:r>
      <w:r>
        <w:rPr>
          <w:vertAlign w:val="superscript"/>
        </w:rPr>
        <w:t>1</w:t>
      </w:r>
    </w:p>
    <w:p w14:paraId="0A1D2E9C" w14:textId="77777777" w:rsidR="00B25359" w:rsidRDefault="00000000">
      <w:pPr>
        <w:pStyle w:val="Author"/>
      </w:pPr>
      <w:r>
        <w:rPr>
          <w:vertAlign w:val="superscript"/>
        </w:rPr>
        <w:t>1</w:t>
      </w:r>
      <w:r>
        <w:t>Department of Psychology, Lancaster University</w:t>
      </w:r>
    </w:p>
    <w:p w14:paraId="0A1D2E9D" w14:textId="77777777" w:rsidR="00B25359" w:rsidRDefault="00000000">
      <w:pPr>
        <w:pStyle w:val="Author"/>
      </w:pPr>
      <w:r>
        <w:rPr>
          <w:vertAlign w:val="superscript"/>
        </w:rPr>
        <w:t>2</w:t>
      </w:r>
      <w:r>
        <w:t>School of Psychology, The University of Nottingham</w:t>
      </w:r>
    </w:p>
    <w:p w14:paraId="0A1D2E9E" w14:textId="77777777" w:rsidR="00B25359" w:rsidRDefault="00000000">
      <w:pPr>
        <w:pStyle w:val="BodyText"/>
      </w:pPr>
      <w:r>
        <w:t xml:space="preserve"> </w:t>
      </w:r>
    </w:p>
    <w:p w14:paraId="0A1D2E9F" w14:textId="77777777" w:rsidR="00B25359" w:rsidRDefault="00000000">
      <w:pPr>
        <w:pStyle w:val="BodyText"/>
      </w:pPr>
      <w:r>
        <w:t xml:space="preserve"> </w:t>
      </w:r>
    </w:p>
    <w:p w14:paraId="0A1D2EA0" w14:textId="77777777" w:rsidR="00B25359" w:rsidRPr="005A3CE6" w:rsidRDefault="00000000">
      <w:pPr>
        <w:pStyle w:val="Heading1"/>
        <w:rPr>
          <w:lang w:val="es-ES"/>
          <w:rPrChange w:id="1" w:author="Muniz-Diez, Clara" w:date="2025-09-10T10:21:00Z" w16du:dateUtc="2025-09-10T09:21:00Z">
            <w:rPr/>
          </w:rPrChange>
        </w:rPr>
      </w:pPr>
      <w:bookmarkStart w:id="2" w:name="author-note"/>
      <w:bookmarkEnd w:id="0"/>
      <w:r w:rsidRPr="005A3CE6">
        <w:rPr>
          <w:lang w:val="es-ES"/>
          <w:rPrChange w:id="3" w:author="Muniz-Diez, Clara" w:date="2025-09-10T10:21:00Z" w16du:dateUtc="2025-09-10T09:21:00Z">
            <w:rPr/>
          </w:rPrChange>
        </w:rPr>
        <w:t>Author Note</w:t>
      </w:r>
    </w:p>
    <w:p w14:paraId="0A1D2EA1" w14:textId="77777777" w:rsidR="00B25359" w:rsidRPr="005A3CE6" w:rsidRDefault="00000000">
      <w:pPr>
        <w:pStyle w:val="FirstParagraph"/>
        <w:rPr>
          <w:lang w:val="es-ES"/>
          <w:rPrChange w:id="4" w:author="Muniz-Diez, Clara" w:date="2025-09-10T10:21:00Z" w16du:dateUtc="2025-09-10T09:21:00Z">
            <w:rPr/>
          </w:rPrChange>
        </w:rPr>
      </w:pPr>
      <w:r w:rsidRPr="005A3CE6">
        <w:rPr>
          <w:lang w:val="es-ES"/>
          <w:rPrChange w:id="5" w:author="Muniz-Diez, Clara" w:date="2025-09-10T10:21:00Z" w16du:dateUtc="2025-09-10T09:21:00Z">
            <w:rPr/>
          </w:rPrChange>
        </w:rPr>
        <w:t xml:space="preserve">Clara Muñiz-Diez </w:t>
      </w:r>
      <w:r>
        <w:rPr>
          <w:noProof/>
        </w:rPr>
        <w:drawing>
          <wp:inline distT="0" distB="0" distL="0" distR="0" wp14:anchorId="0A1D2FB0" wp14:editId="0A1D2FB1">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es-ES"/>
          <w:rPrChange w:id="6" w:author="Muniz-Diez, Clara" w:date="2025-09-10T10:21:00Z" w16du:dateUtc="2025-09-10T09:21:00Z">
            <w:rPr/>
          </w:rPrChange>
        </w:rPr>
        <w:t xml:space="preserve"> http://orcid.org/0000-0001-5192-0462</w:t>
      </w:r>
    </w:p>
    <w:p w14:paraId="0A1D2EA2" w14:textId="77777777" w:rsidR="00B25359" w:rsidRPr="005A3CE6" w:rsidRDefault="00000000">
      <w:pPr>
        <w:pStyle w:val="BodyText"/>
        <w:rPr>
          <w:lang w:val="it-IT"/>
          <w:rPrChange w:id="7" w:author="Muniz-Diez, Clara" w:date="2025-09-10T10:21:00Z" w16du:dateUtc="2025-09-10T09:21:00Z">
            <w:rPr/>
          </w:rPrChange>
        </w:rPr>
      </w:pPr>
      <w:r w:rsidRPr="005A3CE6">
        <w:rPr>
          <w:lang w:val="it-IT"/>
          <w:rPrChange w:id="8" w:author="Muniz-Diez, Clara" w:date="2025-09-10T10:21:00Z" w16du:dateUtc="2025-09-10T09:21:00Z">
            <w:rPr/>
          </w:rPrChange>
        </w:rPr>
        <w:t xml:space="preserve">Sandra Lagator </w:t>
      </w:r>
      <w:r>
        <w:rPr>
          <w:noProof/>
        </w:rPr>
        <w:drawing>
          <wp:inline distT="0" distB="0" distL="0" distR="0" wp14:anchorId="0A1D2FB2" wp14:editId="0A1D2FB3">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it-IT"/>
          <w:rPrChange w:id="9" w:author="Muniz-Diez, Clara" w:date="2025-09-10T10:21:00Z" w16du:dateUtc="2025-09-10T09:21:00Z">
            <w:rPr/>
          </w:rPrChange>
        </w:rPr>
        <w:t xml:space="preserve"> http://orcid.org/0000-0001-6060-2941</w:t>
      </w:r>
    </w:p>
    <w:p w14:paraId="0A1D2EA3" w14:textId="77777777" w:rsidR="00B25359" w:rsidRPr="005A3CE6" w:rsidRDefault="00000000">
      <w:pPr>
        <w:pStyle w:val="BodyText"/>
        <w:rPr>
          <w:lang w:val="de-DE"/>
          <w:rPrChange w:id="10" w:author="Muniz-Diez, Clara" w:date="2025-09-10T10:21:00Z" w16du:dateUtc="2025-09-10T09:21:00Z">
            <w:rPr/>
          </w:rPrChange>
        </w:rPr>
      </w:pPr>
      <w:r w:rsidRPr="005A3CE6">
        <w:rPr>
          <w:lang w:val="de-DE"/>
          <w:rPrChange w:id="11" w:author="Muniz-Diez, Clara" w:date="2025-09-10T10:21:00Z" w16du:dateUtc="2025-09-10T09:21:00Z">
            <w:rPr/>
          </w:rPrChange>
        </w:rPr>
        <w:t xml:space="preserve">Mark Haselgrove </w:t>
      </w:r>
      <w:r>
        <w:rPr>
          <w:noProof/>
        </w:rPr>
        <w:drawing>
          <wp:inline distT="0" distB="0" distL="0" distR="0" wp14:anchorId="0A1D2FB4" wp14:editId="0A1D2FB5">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de-DE"/>
          <w:rPrChange w:id="12" w:author="Muniz-Diez, Clara" w:date="2025-09-10T10:21:00Z" w16du:dateUtc="2025-09-10T09:21:00Z">
            <w:rPr/>
          </w:rPrChange>
        </w:rPr>
        <w:t xml:space="preserve"> http://orcid.org/0000-0001-8981-1181</w:t>
      </w:r>
    </w:p>
    <w:p w14:paraId="0A1D2EA4" w14:textId="77777777" w:rsidR="00B25359" w:rsidRDefault="00000000">
      <w:pPr>
        <w:pStyle w:val="BodyText"/>
      </w:pPr>
      <w:r>
        <w:t xml:space="preserve">Tom Beesley </w:t>
      </w:r>
      <w:bookmarkStart w:id="13" w:name="orchid"/>
      <w:r>
        <w:rPr>
          <w:noProof/>
        </w:rPr>
        <w:drawing>
          <wp:inline distT="0" distB="0" distL="0" distR="0" wp14:anchorId="0A1D2FB6" wp14:editId="0A1D2FB7">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13"/>
      <w:r>
        <w:t xml:space="preserve"> http://orcid.org/0000-0003-2836-2743</w:t>
      </w:r>
    </w:p>
    <w:p w14:paraId="0A1D2EA5" w14:textId="77777777" w:rsidR="00B25359" w:rsidRDefault="00000000">
      <w:pPr>
        <w:pStyle w:val="BodyText"/>
      </w:pPr>
      <w:r>
        <w:t>The programs of the experiments presented here, the data and the full code for the writing this manuscript are freely available on www.github.com/munizdiezclara/UNM_draft. This study was supported by the ESRC grant Known unknowns and unknown unknowns (ES/W013215/1).</w:t>
      </w:r>
    </w:p>
    <w:p w14:paraId="0A1D2EA6" w14:textId="77777777" w:rsidR="00B25359" w:rsidRDefault="00000000">
      <w:pPr>
        <w:pStyle w:val="BodyText"/>
      </w:pPr>
      <w:r>
        <w:t>Correspondence concerning this article should be addressed to Clara Muñiz-Diez, Department of Psychology, Lancaster University, Lancaster, UK, Email: c.muniz-diez@lancaster.ac.uk</w:t>
      </w:r>
    </w:p>
    <w:p w14:paraId="0A1D2EA7" w14:textId="77777777" w:rsidR="00B25359" w:rsidRDefault="00000000">
      <w:r>
        <w:br w:type="page"/>
      </w:r>
    </w:p>
    <w:p w14:paraId="0A1D2EA8" w14:textId="77777777" w:rsidR="00B25359" w:rsidRDefault="00000000">
      <w:pPr>
        <w:pStyle w:val="Heading1"/>
      </w:pPr>
      <w:bookmarkStart w:id="14" w:name="abstract"/>
      <w:bookmarkEnd w:id="2"/>
      <w:r>
        <w:lastRenderedPageBreak/>
        <w:t>Abstract</w:t>
      </w:r>
    </w:p>
    <w:p w14:paraId="0A1D2EA9" w14:textId="2A5F4115" w:rsidR="00B25359" w:rsidRDefault="00000000">
      <w:pPr>
        <w:pStyle w:val="Abstract"/>
      </w:pPr>
      <w:r>
        <w:t xml:space="preserve">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w:t>
      </w:r>
      <w:del w:id="15" w:author="Muniz-Diez, Clara" w:date="2025-09-10T10:21:00Z" w16du:dateUtc="2025-09-10T09:21:00Z">
        <w:r w:rsidDel="005A3CE6">
          <w:delText xml:space="preserve">two </w:delText>
        </w:r>
      </w:del>
      <w:ins w:id="16" w:author="Muniz-Diez, Clara" w:date="2025-09-10T10:21:00Z" w16du:dateUtc="2025-09-10T09:21:00Z">
        <w:r w:rsidR="005A3CE6">
          <w:t xml:space="preserve">four </w:t>
        </w:r>
      </w:ins>
      <w:r>
        <w:t xml:space="preserve">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w:t>
      </w:r>
      <w:ins w:id="17" w:author="Muniz-Diez, Clara" w:date="2025-09-10T10:21:00Z" w16du:dateUtc="2025-09-10T09:21:00Z">
        <w:r w:rsidR="0095583E">
          <w:t>In Experiments 3 and 4</w:t>
        </w:r>
        <w:r w:rsidR="003A112C">
          <w:t xml:space="preserve"> we</w:t>
        </w:r>
      </w:ins>
      <w:ins w:id="18" w:author="Muniz-Diez, Clara" w:date="2025-09-10T10:22:00Z" w16du:dateUtc="2025-09-10T09:22:00Z">
        <w:r w:rsidR="003A112C">
          <w:t>re a replication of the previous ones, including a group that was trained with certain contingencies, a group that was trained with uncertain contingencies, and a group</w:t>
        </w:r>
        <w:r w:rsidR="002D30E3">
          <w:t xml:space="preserve"> in which the uncertain contingencies were experienced after a period of certain contingencies.</w:t>
        </w:r>
      </w:ins>
      <w:ins w:id="19" w:author="Muniz-Diez, Clara" w:date="2025-09-10T10:23:00Z" w16du:dateUtc="2025-09-10T09:23:00Z">
        <w:r w:rsidR="002D30E3">
          <w:t xml:space="preserve"> These experiments failed to replicate</w:t>
        </w:r>
        <w:r w:rsidR="00465C7B">
          <w:t xml:space="preserve"> the result of better memory in the group that experienced unexpected uncertain contingencies. </w:t>
        </w:r>
      </w:ins>
      <w:ins w:id="20" w:author="Muniz-Diez, Clara" w:date="2025-09-10T10:24:00Z" w16du:dateUtc="2025-09-10T09:24:00Z">
        <w:r w:rsidR="00867191">
          <w:t xml:space="preserve">Taken </w:t>
        </w:r>
      </w:ins>
      <w:ins w:id="21" w:author="Muniz-Diez, Clara" w:date="2025-09-10T10:27:00Z" w16du:dateUtc="2025-09-10T09:27:00Z">
        <w:r w:rsidR="002B0FEC">
          <w:t>together</w:t>
        </w:r>
      </w:ins>
      <w:ins w:id="22" w:author="Muniz-Diez, Clara" w:date="2025-09-10T10:24:00Z" w16du:dateUtc="2025-09-10T09:24:00Z">
        <w:r w:rsidR="00867191">
          <w:t xml:space="preserve">, </w:t>
        </w:r>
      </w:ins>
      <w:del w:id="23" w:author="Muniz-Diez, Clara" w:date="2025-09-10T10:24:00Z" w16du:dateUtc="2025-09-10T09:24:00Z">
        <w:r w:rsidDel="00867191">
          <w:delText>These</w:delText>
        </w:r>
      </w:del>
      <w:ins w:id="24" w:author="Muniz-Diez, Clara" w:date="2025-09-10T10:24:00Z" w16du:dateUtc="2025-09-10T09:24:00Z">
        <w:r w:rsidR="00867191">
          <w:t>the</w:t>
        </w:r>
      </w:ins>
      <w:r>
        <w:t xml:space="preserve"> results</w:t>
      </w:r>
      <w:ins w:id="25" w:author="Muniz-Diez, Clara" w:date="2025-09-10T10:25:00Z" w16du:dateUtc="2025-09-10T09:25:00Z">
        <w:r w:rsidR="00867191">
          <w:t xml:space="preserve"> of the</w:t>
        </w:r>
      </w:ins>
      <w:ins w:id="26" w:author="Muniz-Diez, Clara" w:date="2025-09-10T10:27:00Z" w16du:dateUtc="2025-09-10T09:27:00Z">
        <w:r w:rsidR="002B0FEC">
          <w:t xml:space="preserve"> four</w:t>
        </w:r>
      </w:ins>
      <w:ins w:id="27" w:author="Muniz-Diez, Clara" w:date="2025-09-10T10:25:00Z" w16du:dateUtc="2025-09-10T09:25:00Z">
        <w:r w:rsidR="00867191">
          <w:t xml:space="preserve"> experiment</w:t>
        </w:r>
      </w:ins>
      <w:ins w:id="28" w:author="Muniz-Diez, Clara" w:date="2025-09-10T10:27:00Z" w16du:dateUtc="2025-09-10T09:27:00Z">
        <w:r w:rsidR="002B0FEC">
          <w:t>s</w:t>
        </w:r>
      </w:ins>
      <w:r>
        <w:t xml:space="preserve"> suggest </w:t>
      </w:r>
      <w:del w:id="29" w:author="Muniz-Diez, Clara" w:date="2025-09-10T10:25:00Z" w16du:dateUtc="2025-09-10T09:25:00Z">
        <w:r w:rsidDel="00747417">
          <w:delText>the importance of drawing a distinction between expected and unexpected uncertainty on stimulus processing</w:delText>
        </w:r>
      </w:del>
      <w:ins w:id="30" w:author="Muniz-Diez, Clara" w:date="2025-09-10T10:25:00Z" w16du:dateUtc="2025-09-10T09:25:00Z">
        <w:r w:rsidR="00747417">
          <w:t xml:space="preserve">that, despite the previous finding of higher attention </w:t>
        </w:r>
        <w:r w:rsidR="00146E77">
          <w:t>under conditions</w:t>
        </w:r>
      </w:ins>
      <w:ins w:id="31" w:author="Muniz-Diez, Clara" w:date="2025-09-10T10:26:00Z" w16du:dateUtc="2025-09-10T09:26:00Z">
        <w:r w:rsidR="00146E77">
          <w:t xml:space="preserve"> of uncertainty, this does not translate to </w:t>
        </w:r>
        <w:r w:rsidR="0062472B">
          <w:t xml:space="preserve">enhanced memory </w:t>
        </w:r>
      </w:ins>
      <w:ins w:id="32" w:author="Muniz-Diez, Clara" w:date="2025-09-10T10:27:00Z" w16du:dateUtc="2025-09-10T09:27:00Z">
        <w:r w:rsidR="0062472B">
          <w:t>under uncertain conditions</w:t>
        </w:r>
      </w:ins>
      <w:r>
        <w:t>. The implications of these results for attentional models of learning are discussed.</w:t>
      </w:r>
    </w:p>
    <w:p w14:paraId="0A1D2EAA" w14:textId="77777777" w:rsidR="00B25359" w:rsidRDefault="00000000">
      <w:pPr>
        <w:pStyle w:val="BodyText"/>
      </w:pPr>
      <w:r>
        <w:rPr>
          <w:i/>
          <w:iCs/>
        </w:rPr>
        <w:lastRenderedPageBreak/>
        <w:t>Keywords</w:t>
      </w:r>
      <w:r>
        <w:t>: Associative Learning, Attention, Uncertainty, Predictiveness, Cue processing</w:t>
      </w:r>
    </w:p>
    <w:p w14:paraId="0A1D2EAB" w14:textId="77777777" w:rsidR="00B25359" w:rsidRDefault="00000000">
      <w:r>
        <w:br w:type="page"/>
      </w:r>
    </w:p>
    <w:p w14:paraId="0A1D2EAC" w14:textId="77777777" w:rsidR="00B25359" w:rsidRDefault="00000000">
      <w:pPr>
        <w:pStyle w:val="Heading1"/>
      </w:pPr>
      <w:bookmarkStart w:id="33" w:name="firstheader"/>
      <w:bookmarkEnd w:id="14"/>
      <w:r>
        <w:lastRenderedPageBreak/>
        <w:t>Effects of expected and unexpected uncertainty on cue processing</w:t>
      </w:r>
    </w:p>
    <w:p w14:paraId="0A1D2EAD" w14:textId="77777777" w:rsidR="00B25359" w:rsidRDefault="00000000">
      <w:pPr>
        <w:pStyle w:val="FirstParagraph"/>
      </w:pPr>
      <w:r>
        <w:t xml:space="preserve">A central feature of the cognition of humans and other animals is the ability to learn the predictive relationships between events in the world in order to anticipate future goals and modify behaviour accordingly. However, capacity limitations mean that processing all available stimulus pairings would neither be possible nor optimal.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 (1972) model, in which, the parameter </w:t>
      </w:r>
      <m:oMath>
        <m:r>
          <w:rPr>
            <w:rFonts w:ascii="Cambria Math" w:hAnsi="Cambria Math"/>
          </w:rPr>
          <m:t>α</m:t>
        </m:r>
      </m:oMath>
      <w:r>
        <w:t xml:space="preserve"> refers to the salience of a cue. The inherent salience of a cue (e.g., how loud a sound is; how bright a light is) will determine how much it captures attention, and thus how successful learning will be with that stimulus. However, the attention paid to a stimulus is not just inherent – it can also be determined by its associative history (for a review, see Le Pelley et al., 2016). For example, at busy pedestrian crossings/crosswalks it is common for a sound to be played when it is safe to cross. Through experience, this sound will readily come to capture attention due to its predictive nature, while other salient but non-predictive stimuli (e.g., an advertising billboard) will not.</w:t>
      </w:r>
    </w:p>
    <w:p w14:paraId="0A1D2EAE" w14:textId="77777777" w:rsidR="00B25359" w:rsidRDefault="00000000">
      <w:pPr>
        <w:pStyle w:val="BodyText"/>
      </w:pPr>
      <w:r>
        <w:t xml:space="preserve">There are two main ways in which learning can shape attention. The first is often referred to as the </w:t>
      </w:r>
      <w:r>
        <w:rPr>
          <w:i/>
          <w:iCs/>
        </w:rPr>
        <w:t>predictiveness principle</w:t>
      </w:r>
      <w:r>
        <w:t xml:space="preserve">, according to which attention increases to stimuli that reliably signal the occurrence of an outcome (e.g., Mackintosh, 1975; see also: Kruschke, 2001, 2003; Le Pelley, 2004). It is thought that this mode of attention is advantageous as it allows for the </w:t>
      </w:r>
      <w:r>
        <w:rPr>
          <w:i/>
          <w:iCs/>
        </w:rPr>
        <w:t>exploitation</w:t>
      </w:r>
      <w:r>
        <w:t xml:space="preserve"> of reliable knowledge and permits animals to be prepared to make responses to stimuli with known consequences. A common method for studying this process in the lab is with the “learned predictiveness” design (e.g., Le Pelley &amp; McLaren, 2003). In this contingency learning procedure, cues are trained as differentially predictive of particular outcomes (e.g., in </w:t>
      </w:r>
      <w:r>
        <w:lastRenderedPageBreak/>
        <w:t>the allergist task, participants are instructed that various foods are differentially predictive of one kind of allergic reaction or another). Typically, compounds of cues are presented, where one cue is perfectly predictive of an outcome, while the other is non-predictive. Take for example, a training phase in which compounds AX and AY are followed by outcome 1, whereas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phase, participants learn more about the cues that were predictive in the first phase than about the cues that were previously non-predictive. The interpretation of this result (e.g., Le Pelley &amp; McLaren, 2003) 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more dwell time (as measured by eye-gaze recording) than non-predictive cues and (b) this overt measure of differential attention correlates with the size of the bias in learning (Le Pelley et al., 2011). The learned predictiveness effect has been extensively replicated and reproduced in studies of learning (for a review, see: Le Pelley et al., 2016).</w:t>
      </w:r>
    </w:p>
    <w:p w14:paraId="0A1D2EAF" w14:textId="77777777" w:rsidR="00B25359" w:rsidRDefault="00000000">
      <w:pPr>
        <w:pStyle w:val="BodyText"/>
      </w:pPr>
      <w:r>
        <w:t xml:space="preserve">The second way in which learning can modify the attention paid to stimuli is the </w:t>
      </w:r>
      <w:r>
        <w:rPr>
          <w:i/>
          <w:iCs/>
        </w:rPr>
        <w:t>uncertainty principle</w:t>
      </w:r>
      <w:r>
        <w:t xml:space="preserve"> (e.g., Pearce &amp; Hall, 1980; see also: Le Pelley et al., 2012; Schmajuk et al., 1996) which states that more attention will be paid to cues which have an uncertain outcome. It is thought that this mode of attention is useful as it allows for the exploration of cues whose </w:t>
      </w:r>
      <w:r>
        <w:lastRenderedPageBreak/>
        <w:t>predictive validity is uncertain, in order to discover relationships between these events. Griffiths et al. (2011) showed an instance of this principle using the “negative transfer” procedure. In this study, participants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in order to introduce uncertainty into the learnt contingency. The critical result was that the group that received “no outcome” 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1"/>
      </w:r>
      <w:r>
        <w:t>.</w:t>
      </w:r>
    </w:p>
    <w:p w14:paraId="0A1D2EB0" w14:textId="77777777" w:rsidR="00B25359" w:rsidRDefault="00000000">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a number of hybrid models of learning and attention have tried to reconcile the evidence in favour of both principles (e.g., Esber &amp; Haselgrove, 2011; Le Pelley, 2004; Pearce &amp; Mackintosh, 2010), and some of them propose that the predictiveness and the uncertainty principles may have different functions (e.g., Kersten et </w:t>
      </w:r>
      <w:r>
        <w:lastRenderedPageBreak/>
        <w:t>al., 1998; Le Pelley, 2004). The predictiveness principle leads to a prioritization of information in situations in which outcome events are reliable. However, when outcome events are less stable, it is less advantageous to invest cognitive resources in exploiting what is known. Under these circumstances it might be more advantageous to explore other sources of information, in order to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class engagement or absenteeism. For this reason, if the teacher wants to better understand the needs of their students, they might explore new signals in order to reduce uncertainty.</w:t>
      </w:r>
    </w:p>
    <w:p w14:paraId="0A1D2EB1" w14:textId="77777777" w:rsidR="00B25359" w:rsidRDefault="00000000">
      <w:pPr>
        <w:pStyle w:val="BodyText"/>
      </w:pPr>
      <w:r>
        <w:t xml:space="preserve">There is a growing body of evidence that points towards both principles operating in parallel in human contingency learning tasks (Koenig et al., 2017; Luque et al., 2017; Torrents-Rodas et al., 2021). Beesley et al. (2015), for example, adapted the learned predictiveness design of Le Pelley and McLaren (2003) to manipulate both predictiveness and uncertainty within the same procedure. In this study, each compound of cues had either a certain contingency with the outcome (i.e., it was consistently followed by the same outcome), or an uncertain contingency (i.e., it was probabilistically related to the outcomes, with one outcome occurring on 70% of trials, and the other on 30% of trials). Measuring participants eye gaze, this study showed that on “uncertain trials”, all cues (both predictive and non-predictive) received more attention than the cues did on “certain trials”. However, a predictiveness effect was also evident, with higher attention to predictive than to non-predictive cues, although this effect was only evident for cues. Thus, this study showed that attention is both determined by the uncertainty principle, since there </w:t>
      </w:r>
      <w:r>
        <w:lastRenderedPageBreak/>
        <w:t>was higher attention when uncertainty was high, as well as by the predictiveness principle, since within each compound, attention was devoted more to predictive over non-predictive cues.</w:t>
      </w:r>
    </w:p>
    <w:p w14:paraId="0A1D2EB2" w14:textId="77777777" w:rsidR="00B25359" w:rsidRDefault="00000000">
      <w:pPr>
        <w:pStyle w:val="BodyText"/>
      </w:pPr>
      <w:r>
        <w:t xml:space="preserve">A study by Easdale et al. (2019) examined how these differences in uncertainty affected the rate of learning about cues. Participants experienced the same certain and uncertain contingencies as in Beesley et al. (2015) in a first phase, before receiving a second phase in which there were new contingencies to learn that would resolve the uncertainty entirely. Contrary to the expectations of models of the uncertainty principle (e.g., Pearce &amp; Hall, 1980) it was found that participants who initially experienced the uncertain contingencies learnt about these new contingencies more </w:t>
      </w:r>
      <w:r>
        <w:rPr>
          <w:i/>
          <w:iCs/>
        </w:rPr>
        <w:t>slowly</w:t>
      </w:r>
      <w:r>
        <w:t xml:space="preserve"> than those participants who first learnt about certain contingencies. Easdale et al. argued that this result provides evidence to support a distinction between “expected uncertainty” and “unexpected uncertainty”: in the former, participants may learn to anticipate variation in the outcome, which then leads to slower acquisition of the new contingencies (see also, Behrens et al., 2007).</w:t>
      </w:r>
    </w:p>
    <w:p w14:paraId="0A1D2EB3" w14:textId="77777777" w:rsidR="00B25359" w:rsidRDefault="00000000">
      <w:pPr>
        <w:pStyle w:val="BodyText"/>
      </w:pPr>
      <w:r>
        <w:t xml:space="preserve">Torrent-Rodas et al. (2023) 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between compounds that relied on previously non-predictive cues were not learnt at a faster rate than those that relied on previously predictive cues. Thus, like the results of Easdale et al., the data from Torrents-Rodas et al. suggest that expected uncertainty drives higher levels of overt attention to cues, but this does not translate into more rapid learning. One of the reasons why this finding of slower learning </w:t>
      </w:r>
      <w:r>
        <w:lastRenderedPageBreak/>
        <w:t>under conditions of expected uncertainty is surprising, is that participants in this condition showed higher attention to the cues in the first stage. Thus, the data from Easdale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that stimulus. This raises the question of what the high levels of overt attention to uncertain cues represent in the results of Beesley et al. (2015), Easdale et al. (2019), and Torrents-Rodas et al. (2023). It is this process that is currently poorly understood and is the focus of the current study.</w:t>
      </w:r>
    </w:p>
    <w:p w14:paraId="0A1D2EB4" w14:textId="77777777" w:rsidR="00B25359" w:rsidRDefault="00000000">
      <w:pPr>
        <w:pStyle w:val="BodyText"/>
      </w:pPr>
      <w:r>
        <w:t>A critical question arises from this paradox: do uncertain conditions result in an increase in cognitive processing? Pearce and Hall (1980) suggested that stimuli which are part of an unfamiliar (i.e.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 “learning rate”), but also the memory of the stimulus representation itself (Chun &amp; Turk-Browne, 2007). For example, Otten et al. (2006) have shown that neural activity associated with a cue to semantically process an upcoming stimulus predicts the successful later retrieval of that stimulus at test; deeper processing tasks encourage richer encoding.</w:t>
      </w:r>
    </w:p>
    <w:p w14:paraId="0A1D2EB5" w14:textId="77777777" w:rsidR="00B25359" w:rsidRDefault="00000000">
      <w:pPr>
        <w:pStyle w:val="BodyText"/>
      </w:pPr>
      <w:r>
        <w:t xml:space="preserve">In the current study, two experiments were conducted following the design of Beesley et al. (2015), in which the predictiveness and the uncertainty of the cues were manipulated. </w:t>
      </w:r>
      <w:commentRangeStart w:id="34"/>
      <w:r>
        <w:t xml:space="preserve">Based on the notion that greater stimulus processing is associated with superior memory recall (Craik &amp; Lockhart, 1972; Craik &amp; Tulving, 1975; Fletcher et al., 1998), stimulus processing was measured </w:t>
      </w:r>
      <w:r>
        <w:lastRenderedPageBreak/>
        <w:t>by means of a recognition memory test for the cues at the end of the task.</w:t>
      </w:r>
      <w:commentRangeEnd w:id="34"/>
      <w:r w:rsidR="00DF7640">
        <w:rPr>
          <w:rStyle w:val="CommentReference"/>
        </w:rPr>
        <w:commentReference w:id="34"/>
      </w:r>
      <w:r>
        <w:t xml:space="preserve"> Experiment 1 assessed the memory for predictive and non-predictive cues trained either under certain or expected uncertain contingencies, and Experiment 2 contrasted the effect of expected and unexpected uncertainty.</w:t>
      </w:r>
    </w:p>
    <w:p w14:paraId="0A1D2EB6" w14:textId="77777777" w:rsidR="00B25359" w:rsidRDefault="00000000">
      <w:pPr>
        <w:pStyle w:val="Heading1"/>
      </w:pPr>
      <w:bookmarkStart w:id="35" w:name="experiment-1"/>
      <w:bookmarkEnd w:id="33"/>
      <w:r>
        <w:t>Experiment 1</w:t>
      </w:r>
    </w:p>
    <w:p w14:paraId="0A1D2EB7" w14:textId="77777777" w:rsidR="00B25359" w:rsidRDefault="00000000">
      <w:pPr>
        <w:pStyle w:val="FirstParagraph"/>
      </w:pPr>
      <w:r>
        <w:t>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two-alternative forced-choice memory test. On each test trial participants viewed a cue they had seen in the training phase (the target), and a foil, which was very similar to one of the cues seen in training.</w:t>
      </w:r>
    </w:p>
    <w:p w14:paraId="0A1D2EB8" w14:textId="77777777" w:rsidR="00B25359" w:rsidRDefault="00000000">
      <w:pPr>
        <w:pStyle w:val="BodyText"/>
      </w:pPr>
      <w:r>
        <w:t xml:space="preserve">The design of Experiment 1 is shown in </w:t>
      </w:r>
      <w:hyperlink w:anchor="tbl-exp1">
        <w:r w:rsidR="00B25359">
          <w:rPr>
            <w:rStyle w:val="Hyperlink"/>
          </w:rPr>
          <w:t>Table 1</w:t>
        </w:r>
      </w:hyperlink>
      <w:r>
        <w:t>. Previous experiments have established that for uncertain contingencies, participants spend longer attending to (looking at) all cues compared to attention to cues in certain contingencies (Beesley et al., 2015; Easdale et al., 2019; Walker et al., 2022). Experiment 1 therefore aimed to test whether uncertain contingencies, where it is well established that there is a high level of attention to cues, result in an improvement in the processing of these stimuli. As such, we predicted that memory would be better, overall, for the cues in group Uncertain compared to group Certain. Also, on the basis of the better attention found to predictive than non-predictive cues in the learned predictiveness effect, we anticipated seeing superior memory scores for the predictive than the non-predictive cues in group Certain.</w:t>
      </w:r>
    </w:p>
    <w:p w14:paraId="0A1D2EB9" w14:textId="77777777" w:rsidR="00B25359" w:rsidRDefault="00000000">
      <w:pPr>
        <w:pStyle w:val="FigureTitle"/>
      </w:pPr>
      <w:bookmarkStart w:id="36" w:name="tbl-exp1"/>
      <w:r>
        <w:lastRenderedPageBreak/>
        <w:t>Table 1</w:t>
      </w:r>
    </w:p>
    <w:p w14:paraId="0A1D2EBA" w14:textId="77777777" w:rsidR="00B25359" w:rsidRDefault="00000000">
      <w:pPr>
        <w:pStyle w:val="Caption"/>
      </w:pPr>
      <w:r>
        <w:t>Design of Experiment 1</w:t>
      </w:r>
    </w:p>
    <w:tbl>
      <w:tblPr>
        <w:tblStyle w:val="Table"/>
        <w:tblW w:w="4444" w:type="pct"/>
        <w:tblLayout w:type="fixed"/>
        <w:tblLook w:val="0020" w:firstRow="1" w:lastRow="0" w:firstColumn="0" w:lastColumn="0" w:noHBand="0" w:noVBand="0"/>
      </w:tblPr>
      <w:tblGrid>
        <w:gridCol w:w="2209"/>
        <w:gridCol w:w="3640"/>
        <w:gridCol w:w="2470"/>
      </w:tblGrid>
      <w:tr w:rsidR="00B25359" w14:paraId="0A1D2EBE"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870" w:type="dxa"/>
          </w:tcPr>
          <w:p w14:paraId="0A1D2EBB" w14:textId="77777777" w:rsidR="00B25359" w:rsidRDefault="00000000">
            <w:pPr>
              <w:pStyle w:val="Compact"/>
            </w:pPr>
            <w:r>
              <w:t>Group</w:t>
            </w:r>
          </w:p>
        </w:tc>
        <w:tc>
          <w:tcPr>
            <w:tcW w:w="3080" w:type="dxa"/>
          </w:tcPr>
          <w:p w14:paraId="0A1D2EBC" w14:textId="77777777" w:rsidR="00B25359" w:rsidRDefault="00000000">
            <w:pPr>
              <w:pStyle w:val="Compact"/>
              <w:jc w:val="center"/>
            </w:pPr>
            <w:r>
              <w:t>Training</w:t>
            </w:r>
          </w:p>
        </w:tc>
        <w:tc>
          <w:tcPr>
            <w:tcW w:w="2090" w:type="dxa"/>
          </w:tcPr>
          <w:p w14:paraId="0A1D2EBD" w14:textId="77777777" w:rsidR="00B25359" w:rsidRDefault="00000000">
            <w:pPr>
              <w:pStyle w:val="Compact"/>
              <w:jc w:val="center"/>
            </w:pPr>
            <w:r>
              <w:t>Test</w:t>
            </w:r>
          </w:p>
        </w:tc>
      </w:tr>
      <w:tr w:rsidR="00B25359" w:rsidRPr="008823D3" w14:paraId="0A1D2EC8" w14:textId="77777777">
        <w:tc>
          <w:tcPr>
            <w:tcW w:w="1870" w:type="dxa"/>
          </w:tcPr>
          <w:p w14:paraId="0A1D2EBF" w14:textId="77777777" w:rsidR="00B25359" w:rsidRDefault="00000000">
            <w:pPr>
              <w:pStyle w:val="Compact"/>
            </w:pPr>
            <w:r>
              <w:t>Certain</w:t>
            </w:r>
          </w:p>
        </w:tc>
        <w:tc>
          <w:tcPr>
            <w:tcW w:w="3080" w:type="dxa"/>
          </w:tcPr>
          <w:p w14:paraId="0A1D2EC0" w14:textId="77777777" w:rsidR="00B25359" w:rsidRPr="005A3CE6" w:rsidRDefault="00000000">
            <w:pPr>
              <w:pStyle w:val="FigureWithNote"/>
              <w:jc w:val="center"/>
              <w:rPr>
                <w:lang w:val="es-ES"/>
                <w:rPrChange w:id="37" w:author="Muniz-Diez, Clara" w:date="2025-09-10T10:21:00Z" w16du:dateUtc="2025-09-10T09:21:00Z">
                  <w:rPr/>
                </w:rPrChange>
              </w:rPr>
            </w:pPr>
            <w:r w:rsidRPr="005A3CE6">
              <w:rPr>
                <w:lang w:val="es-ES"/>
                <w:rPrChange w:id="38" w:author="Muniz-Diez, Clara" w:date="2025-09-10T10:21:00Z" w16du:dateUtc="2025-09-10T09:21:00Z">
                  <w:rPr/>
                </w:rPrChange>
              </w:rPr>
              <w:t>AX - O1</w:t>
            </w:r>
          </w:p>
          <w:p w14:paraId="0A1D2EC1" w14:textId="77777777" w:rsidR="00B25359" w:rsidRPr="005A3CE6" w:rsidRDefault="00000000">
            <w:pPr>
              <w:pStyle w:val="FigureWithNote"/>
              <w:jc w:val="center"/>
              <w:rPr>
                <w:lang w:val="es-ES"/>
                <w:rPrChange w:id="39" w:author="Muniz-Diez, Clara" w:date="2025-09-10T10:21:00Z" w16du:dateUtc="2025-09-10T09:21:00Z">
                  <w:rPr/>
                </w:rPrChange>
              </w:rPr>
            </w:pPr>
            <w:r w:rsidRPr="005A3CE6">
              <w:rPr>
                <w:lang w:val="es-ES"/>
                <w:rPrChange w:id="40" w:author="Muniz-Diez, Clara" w:date="2025-09-10T10:21:00Z" w16du:dateUtc="2025-09-10T09:21:00Z">
                  <w:rPr/>
                </w:rPrChange>
              </w:rPr>
              <w:t>AY - O1</w:t>
            </w:r>
          </w:p>
          <w:p w14:paraId="0A1D2EC2" w14:textId="77777777" w:rsidR="00B25359" w:rsidRPr="005A3CE6" w:rsidRDefault="00000000">
            <w:pPr>
              <w:pStyle w:val="FigureWithNote"/>
              <w:jc w:val="center"/>
              <w:rPr>
                <w:lang w:val="es-ES"/>
                <w:rPrChange w:id="41" w:author="Muniz-Diez, Clara" w:date="2025-09-10T10:21:00Z" w16du:dateUtc="2025-09-10T09:21:00Z">
                  <w:rPr/>
                </w:rPrChange>
              </w:rPr>
            </w:pPr>
            <w:r w:rsidRPr="005A3CE6">
              <w:rPr>
                <w:lang w:val="es-ES"/>
                <w:rPrChange w:id="42" w:author="Muniz-Diez, Clara" w:date="2025-09-10T10:21:00Z" w16du:dateUtc="2025-09-10T09:21:00Z">
                  <w:rPr/>
                </w:rPrChange>
              </w:rPr>
              <w:t>BX - O2</w:t>
            </w:r>
          </w:p>
          <w:p w14:paraId="0A1D2EC3" w14:textId="77777777" w:rsidR="00B25359" w:rsidRPr="005A3CE6" w:rsidRDefault="00000000">
            <w:pPr>
              <w:pStyle w:val="FigureWithNote"/>
              <w:jc w:val="center"/>
              <w:rPr>
                <w:lang w:val="es-ES"/>
                <w:rPrChange w:id="43" w:author="Muniz-Diez, Clara" w:date="2025-09-10T10:21:00Z" w16du:dateUtc="2025-09-10T09:21:00Z">
                  <w:rPr/>
                </w:rPrChange>
              </w:rPr>
            </w:pPr>
            <w:r w:rsidRPr="005A3CE6">
              <w:rPr>
                <w:lang w:val="es-ES"/>
                <w:rPrChange w:id="44" w:author="Muniz-Diez, Clara" w:date="2025-09-10T10:21:00Z" w16du:dateUtc="2025-09-10T09:21:00Z">
                  <w:rPr/>
                </w:rPrChange>
              </w:rPr>
              <w:t>BY - O2</w:t>
            </w:r>
          </w:p>
        </w:tc>
        <w:tc>
          <w:tcPr>
            <w:tcW w:w="2090" w:type="dxa"/>
          </w:tcPr>
          <w:p w14:paraId="0A1D2EC4" w14:textId="77777777" w:rsidR="00B25359" w:rsidRPr="005A3CE6" w:rsidRDefault="00000000">
            <w:pPr>
              <w:pStyle w:val="FigureWithNote"/>
              <w:jc w:val="center"/>
              <w:rPr>
                <w:lang w:val="es-ES"/>
                <w:rPrChange w:id="45" w:author="Muniz-Diez, Clara" w:date="2025-09-10T10:21:00Z" w16du:dateUtc="2025-09-10T09:21:00Z">
                  <w:rPr/>
                </w:rPrChange>
              </w:rPr>
            </w:pPr>
            <w:r w:rsidRPr="005A3CE6">
              <w:rPr>
                <w:lang w:val="es-ES"/>
                <w:rPrChange w:id="46" w:author="Muniz-Diez, Clara" w:date="2025-09-10T10:21:00Z" w16du:dateUtc="2025-09-10T09:21:00Z">
                  <w:rPr/>
                </w:rPrChange>
              </w:rPr>
              <w:t xml:space="preserve">A vs </w:t>
            </w:r>
            <w:r w:rsidRPr="005A3CE6">
              <w:rPr>
                <w:i/>
                <w:iCs/>
                <w:lang w:val="es-ES"/>
                <w:rPrChange w:id="47" w:author="Muniz-Diez, Clara" w:date="2025-09-10T10:21:00Z" w16du:dateUtc="2025-09-10T09:21:00Z">
                  <w:rPr>
                    <w:i/>
                    <w:iCs/>
                  </w:rPr>
                </w:rPrChange>
              </w:rPr>
              <w:t>b</w:t>
            </w:r>
            <w:r w:rsidRPr="005A3CE6">
              <w:rPr>
                <w:lang w:val="es-ES"/>
                <w:rPrChange w:id="48" w:author="Muniz-Diez, Clara" w:date="2025-09-10T10:21:00Z" w16du:dateUtc="2025-09-10T09:21:00Z">
                  <w:rPr/>
                </w:rPrChange>
              </w:rPr>
              <w:t>/</w:t>
            </w:r>
            <w:r w:rsidRPr="005A3CE6">
              <w:rPr>
                <w:i/>
                <w:iCs/>
                <w:lang w:val="es-ES"/>
                <w:rPrChange w:id="49" w:author="Muniz-Diez, Clara" w:date="2025-09-10T10:21:00Z" w16du:dateUtc="2025-09-10T09:21:00Z">
                  <w:rPr>
                    <w:i/>
                    <w:iCs/>
                  </w:rPr>
                </w:rPrChange>
              </w:rPr>
              <w:t>x</w:t>
            </w:r>
            <w:r w:rsidRPr="005A3CE6">
              <w:rPr>
                <w:lang w:val="es-ES"/>
                <w:rPrChange w:id="50" w:author="Muniz-Diez, Clara" w:date="2025-09-10T10:21:00Z" w16du:dateUtc="2025-09-10T09:21:00Z">
                  <w:rPr/>
                </w:rPrChange>
              </w:rPr>
              <w:t>/</w:t>
            </w:r>
            <w:r w:rsidRPr="005A3CE6">
              <w:rPr>
                <w:i/>
                <w:iCs/>
                <w:lang w:val="es-ES"/>
                <w:rPrChange w:id="51" w:author="Muniz-Diez, Clara" w:date="2025-09-10T10:21:00Z" w16du:dateUtc="2025-09-10T09:21:00Z">
                  <w:rPr>
                    <w:i/>
                    <w:iCs/>
                  </w:rPr>
                </w:rPrChange>
              </w:rPr>
              <w:t>y</w:t>
            </w:r>
          </w:p>
          <w:p w14:paraId="0A1D2EC5" w14:textId="77777777" w:rsidR="00B25359" w:rsidRPr="005A3CE6" w:rsidRDefault="00000000">
            <w:pPr>
              <w:pStyle w:val="FigureWithNote"/>
              <w:jc w:val="center"/>
              <w:rPr>
                <w:lang w:val="es-ES"/>
                <w:rPrChange w:id="52" w:author="Muniz-Diez, Clara" w:date="2025-09-10T10:21:00Z" w16du:dateUtc="2025-09-10T09:21:00Z">
                  <w:rPr/>
                </w:rPrChange>
              </w:rPr>
            </w:pPr>
            <w:r w:rsidRPr="005A3CE6">
              <w:rPr>
                <w:lang w:val="es-ES"/>
                <w:rPrChange w:id="53" w:author="Muniz-Diez, Clara" w:date="2025-09-10T10:21:00Z" w16du:dateUtc="2025-09-10T09:21:00Z">
                  <w:rPr/>
                </w:rPrChange>
              </w:rPr>
              <w:t xml:space="preserve">B vs </w:t>
            </w:r>
            <w:r w:rsidRPr="005A3CE6">
              <w:rPr>
                <w:i/>
                <w:iCs/>
                <w:lang w:val="es-ES"/>
                <w:rPrChange w:id="54" w:author="Muniz-Diez, Clara" w:date="2025-09-10T10:21:00Z" w16du:dateUtc="2025-09-10T09:21:00Z">
                  <w:rPr>
                    <w:i/>
                    <w:iCs/>
                  </w:rPr>
                </w:rPrChange>
              </w:rPr>
              <w:t>a</w:t>
            </w:r>
            <w:r w:rsidRPr="005A3CE6">
              <w:rPr>
                <w:lang w:val="es-ES"/>
                <w:rPrChange w:id="55" w:author="Muniz-Diez, Clara" w:date="2025-09-10T10:21:00Z" w16du:dateUtc="2025-09-10T09:21:00Z">
                  <w:rPr/>
                </w:rPrChange>
              </w:rPr>
              <w:t>/</w:t>
            </w:r>
            <w:r w:rsidRPr="005A3CE6">
              <w:rPr>
                <w:i/>
                <w:iCs/>
                <w:lang w:val="es-ES"/>
                <w:rPrChange w:id="56" w:author="Muniz-Diez, Clara" w:date="2025-09-10T10:21:00Z" w16du:dateUtc="2025-09-10T09:21:00Z">
                  <w:rPr>
                    <w:i/>
                    <w:iCs/>
                  </w:rPr>
                </w:rPrChange>
              </w:rPr>
              <w:t>x</w:t>
            </w:r>
            <w:r w:rsidRPr="005A3CE6">
              <w:rPr>
                <w:lang w:val="es-ES"/>
                <w:rPrChange w:id="57" w:author="Muniz-Diez, Clara" w:date="2025-09-10T10:21:00Z" w16du:dateUtc="2025-09-10T09:21:00Z">
                  <w:rPr/>
                </w:rPrChange>
              </w:rPr>
              <w:t>/</w:t>
            </w:r>
            <w:r w:rsidRPr="005A3CE6">
              <w:rPr>
                <w:i/>
                <w:iCs/>
                <w:lang w:val="es-ES"/>
                <w:rPrChange w:id="58" w:author="Muniz-Diez, Clara" w:date="2025-09-10T10:21:00Z" w16du:dateUtc="2025-09-10T09:21:00Z">
                  <w:rPr>
                    <w:i/>
                    <w:iCs/>
                  </w:rPr>
                </w:rPrChange>
              </w:rPr>
              <w:t>y</w:t>
            </w:r>
          </w:p>
          <w:p w14:paraId="0A1D2EC6" w14:textId="77777777" w:rsidR="00B25359" w:rsidRPr="005A3CE6" w:rsidRDefault="00000000">
            <w:pPr>
              <w:pStyle w:val="FigureWithNote"/>
              <w:jc w:val="center"/>
              <w:rPr>
                <w:lang w:val="es-ES"/>
                <w:rPrChange w:id="59" w:author="Muniz-Diez, Clara" w:date="2025-09-10T10:21:00Z" w16du:dateUtc="2025-09-10T09:21:00Z">
                  <w:rPr/>
                </w:rPrChange>
              </w:rPr>
            </w:pPr>
            <w:r w:rsidRPr="005A3CE6">
              <w:rPr>
                <w:lang w:val="es-ES"/>
                <w:rPrChange w:id="60" w:author="Muniz-Diez, Clara" w:date="2025-09-10T10:21:00Z" w16du:dateUtc="2025-09-10T09:21:00Z">
                  <w:rPr/>
                </w:rPrChange>
              </w:rPr>
              <w:t xml:space="preserve">X vs </w:t>
            </w:r>
            <w:r w:rsidRPr="005A3CE6">
              <w:rPr>
                <w:i/>
                <w:iCs/>
                <w:lang w:val="es-ES"/>
                <w:rPrChange w:id="61" w:author="Muniz-Diez, Clara" w:date="2025-09-10T10:21:00Z" w16du:dateUtc="2025-09-10T09:21:00Z">
                  <w:rPr>
                    <w:i/>
                    <w:iCs/>
                  </w:rPr>
                </w:rPrChange>
              </w:rPr>
              <w:t>a</w:t>
            </w:r>
            <w:r w:rsidRPr="005A3CE6">
              <w:rPr>
                <w:lang w:val="es-ES"/>
                <w:rPrChange w:id="62" w:author="Muniz-Diez, Clara" w:date="2025-09-10T10:21:00Z" w16du:dateUtc="2025-09-10T09:21:00Z">
                  <w:rPr/>
                </w:rPrChange>
              </w:rPr>
              <w:t>/</w:t>
            </w:r>
            <w:r w:rsidRPr="005A3CE6">
              <w:rPr>
                <w:i/>
                <w:iCs/>
                <w:lang w:val="es-ES"/>
                <w:rPrChange w:id="63" w:author="Muniz-Diez, Clara" w:date="2025-09-10T10:21:00Z" w16du:dateUtc="2025-09-10T09:21:00Z">
                  <w:rPr>
                    <w:i/>
                    <w:iCs/>
                  </w:rPr>
                </w:rPrChange>
              </w:rPr>
              <w:t>b</w:t>
            </w:r>
            <w:r w:rsidRPr="005A3CE6">
              <w:rPr>
                <w:lang w:val="es-ES"/>
                <w:rPrChange w:id="64" w:author="Muniz-Diez, Clara" w:date="2025-09-10T10:21:00Z" w16du:dateUtc="2025-09-10T09:21:00Z">
                  <w:rPr/>
                </w:rPrChange>
              </w:rPr>
              <w:t>/</w:t>
            </w:r>
            <w:r w:rsidRPr="005A3CE6">
              <w:rPr>
                <w:i/>
                <w:iCs/>
                <w:lang w:val="es-ES"/>
                <w:rPrChange w:id="65" w:author="Muniz-Diez, Clara" w:date="2025-09-10T10:21:00Z" w16du:dateUtc="2025-09-10T09:21:00Z">
                  <w:rPr>
                    <w:i/>
                    <w:iCs/>
                  </w:rPr>
                </w:rPrChange>
              </w:rPr>
              <w:t>y</w:t>
            </w:r>
          </w:p>
          <w:p w14:paraId="0A1D2EC7" w14:textId="77777777" w:rsidR="00B25359" w:rsidRPr="005A3CE6" w:rsidRDefault="00000000">
            <w:pPr>
              <w:pStyle w:val="FigureWithNote"/>
              <w:jc w:val="center"/>
              <w:rPr>
                <w:lang w:val="es-ES"/>
                <w:rPrChange w:id="66" w:author="Muniz-Diez, Clara" w:date="2025-09-10T10:21:00Z" w16du:dateUtc="2025-09-10T09:21:00Z">
                  <w:rPr/>
                </w:rPrChange>
              </w:rPr>
            </w:pPr>
            <w:r w:rsidRPr="005A3CE6">
              <w:rPr>
                <w:lang w:val="es-ES"/>
                <w:rPrChange w:id="67" w:author="Muniz-Diez, Clara" w:date="2025-09-10T10:21:00Z" w16du:dateUtc="2025-09-10T09:21:00Z">
                  <w:rPr/>
                </w:rPrChange>
              </w:rPr>
              <w:t xml:space="preserve">Y vs </w:t>
            </w:r>
            <w:r w:rsidRPr="005A3CE6">
              <w:rPr>
                <w:i/>
                <w:iCs/>
                <w:lang w:val="es-ES"/>
                <w:rPrChange w:id="68" w:author="Muniz-Diez, Clara" w:date="2025-09-10T10:21:00Z" w16du:dateUtc="2025-09-10T09:21:00Z">
                  <w:rPr>
                    <w:i/>
                    <w:iCs/>
                  </w:rPr>
                </w:rPrChange>
              </w:rPr>
              <w:t>a</w:t>
            </w:r>
            <w:r w:rsidRPr="005A3CE6">
              <w:rPr>
                <w:lang w:val="es-ES"/>
                <w:rPrChange w:id="69" w:author="Muniz-Diez, Clara" w:date="2025-09-10T10:21:00Z" w16du:dateUtc="2025-09-10T09:21:00Z">
                  <w:rPr/>
                </w:rPrChange>
              </w:rPr>
              <w:t>/</w:t>
            </w:r>
            <w:r w:rsidRPr="005A3CE6">
              <w:rPr>
                <w:i/>
                <w:iCs/>
                <w:lang w:val="es-ES"/>
                <w:rPrChange w:id="70" w:author="Muniz-Diez, Clara" w:date="2025-09-10T10:21:00Z" w16du:dateUtc="2025-09-10T09:21:00Z">
                  <w:rPr>
                    <w:i/>
                    <w:iCs/>
                  </w:rPr>
                </w:rPrChange>
              </w:rPr>
              <w:t>b</w:t>
            </w:r>
            <w:r w:rsidRPr="005A3CE6">
              <w:rPr>
                <w:lang w:val="es-ES"/>
                <w:rPrChange w:id="71" w:author="Muniz-Diez, Clara" w:date="2025-09-10T10:21:00Z" w16du:dateUtc="2025-09-10T09:21:00Z">
                  <w:rPr/>
                </w:rPrChange>
              </w:rPr>
              <w:t>/</w:t>
            </w:r>
            <w:r w:rsidRPr="005A3CE6">
              <w:rPr>
                <w:i/>
                <w:iCs/>
                <w:lang w:val="es-ES"/>
                <w:rPrChange w:id="72" w:author="Muniz-Diez, Clara" w:date="2025-09-10T10:21:00Z" w16du:dateUtc="2025-09-10T09:21:00Z">
                  <w:rPr>
                    <w:i/>
                    <w:iCs/>
                  </w:rPr>
                </w:rPrChange>
              </w:rPr>
              <w:t>x</w:t>
            </w:r>
          </w:p>
        </w:tc>
      </w:tr>
      <w:tr w:rsidR="00B25359" w:rsidRPr="008823D3" w14:paraId="0A1D2ED2" w14:textId="77777777">
        <w:tc>
          <w:tcPr>
            <w:tcW w:w="1870" w:type="dxa"/>
          </w:tcPr>
          <w:p w14:paraId="0A1D2EC9" w14:textId="77777777" w:rsidR="00B25359" w:rsidRDefault="00000000">
            <w:pPr>
              <w:pStyle w:val="Compact"/>
            </w:pPr>
            <w:r>
              <w:t>Uncertain</w:t>
            </w:r>
          </w:p>
        </w:tc>
        <w:tc>
          <w:tcPr>
            <w:tcW w:w="3080" w:type="dxa"/>
          </w:tcPr>
          <w:p w14:paraId="0A1D2ECA" w14:textId="77777777" w:rsidR="00B25359" w:rsidRPr="005A3CE6" w:rsidRDefault="00000000">
            <w:pPr>
              <w:pStyle w:val="FigureWithNote"/>
              <w:jc w:val="center"/>
              <w:rPr>
                <w:lang w:val="es-ES"/>
                <w:rPrChange w:id="73" w:author="Muniz-Diez, Clara" w:date="2025-09-10T10:21:00Z" w16du:dateUtc="2025-09-10T09:21:00Z">
                  <w:rPr/>
                </w:rPrChange>
              </w:rPr>
            </w:pPr>
            <w:r w:rsidRPr="005A3CE6">
              <w:rPr>
                <w:lang w:val="es-ES"/>
                <w:rPrChange w:id="74" w:author="Muniz-Diez, Clara" w:date="2025-09-10T10:21:00Z" w16du:dateUtc="2025-09-10T09:21:00Z">
                  <w:rPr/>
                </w:rPrChange>
              </w:rPr>
              <w:t>0.8 AX - O1 / 0.2 AX - O2</w:t>
            </w:r>
          </w:p>
          <w:p w14:paraId="0A1D2ECB" w14:textId="77777777" w:rsidR="00B25359" w:rsidRPr="005A3CE6" w:rsidRDefault="00000000">
            <w:pPr>
              <w:pStyle w:val="FigureWithNote"/>
              <w:jc w:val="center"/>
              <w:rPr>
                <w:lang w:val="es-ES"/>
                <w:rPrChange w:id="75" w:author="Muniz-Diez, Clara" w:date="2025-09-10T10:21:00Z" w16du:dateUtc="2025-09-10T09:21:00Z">
                  <w:rPr/>
                </w:rPrChange>
              </w:rPr>
            </w:pPr>
            <w:r w:rsidRPr="005A3CE6">
              <w:rPr>
                <w:lang w:val="es-ES"/>
                <w:rPrChange w:id="76" w:author="Muniz-Diez, Clara" w:date="2025-09-10T10:21:00Z" w16du:dateUtc="2025-09-10T09:21:00Z">
                  <w:rPr/>
                </w:rPrChange>
              </w:rPr>
              <w:t>0.8 AY - O1 / 0.2 AY - O2</w:t>
            </w:r>
          </w:p>
          <w:p w14:paraId="0A1D2ECC" w14:textId="77777777" w:rsidR="00B25359" w:rsidRPr="000F3FE7" w:rsidRDefault="00000000">
            <w:pPr>
              <w:pStyle w:val="FigureWithNote"/>
              <w:jc w:val="center"/>
              <w:rPr>
                <w:lang w:val="es-ES"/>
              </w:rPr>
            </w:pPr>
            <w:r w:rsidRPr="000F3FE7">
              <w:rPr>
                <w:lang w:val="es-ES"/>
              </w:rPr>
              <w:t>0.8 BX - O2 / 0.2 BX - O1</w:t>
            </w:r>
          </w:p>
          <w:p w14:paraId="0A1D2ECD" w14:textId="77777777" w:rsidR="00B25359" w:rsidRPr="000F3FE7" w:rsidRDefault="00000000">
            <w:pPr>
              <w:pStyle w:val="FigureWithNote"/>
              <w:jc w:val="center"/>
              <w:rPr>
                <w:lang w:val="es-ES"/>
              </w:rPr>
            </w:pPr>
            <w:r w:rsidRPr="000F3FE7">
              <w:rPr>
                <w:lang w:val="es-ES"/>
              </w:rPr>
              <w:t>0.8 BY - O2 / 0.2 BY - O1</w:t>
            </w:r>
          </w:p>
        </w:tc>
        <w:tc>
          <w:tcPr>
            <w:tcW w:w="2090" w:type="dxa"/>
          </w:tcPr>
          <w:p w14:paraId="0A1D2ECE" w14:textId="77777777" w:rsidR="00B25359" w:rsidRPr="005A3CE6" w:rsidRDefault="00000000">
            <w:pPr>
              <w:pStyle w:val="FigureWithNote"/>
              <w:jc w:val="center"/>
              <w:rPr>
                <w:lang w:val="es-ES"/>
                <w:rPrChange w:id="77" w:author="Muniz-Diez, Clara" w:date="2025-09-10T10:21:00Z" w16du:dateUtc="2025-09-10T09:21:00Z">
                  <w:rPr/>
                </w:rPrChange>
              </w:rPr>
            </w:pPr>
            <w:r w:rsidRPr="005A3CE6">
              <w:rPr>
                <w:lang w:val="es-ES"/>
                <w:rPrChange w:id="78" w:author="Muniz-Diez, Clara" w:date="2025-09-10T10:21:00Z" w16du:dateUtc="2025-09-10T09:21:00Z">
                  <w:rPr/>
                </w:rPrChange>
              </w:rPr>
              <w:t xml:space="preserve">A vs </w:t>
            </w:r>
            <w:r w:rsidRPr="005A3CE6">
              <w:rPr>
                <w:i/>
                <w:iCs/>
                <w:lang w:val="es-ES"/>
                <w:rPrChange w:id="79" w:author="Muniz-Diez, Clara" w:date="2025-09-10T10:21:00Z" w16du:dateUtc="2025-09-10T09:21:00Z">
                  <w:rPr>
                    <w:i/>
                    <w:iCs/>
                  </w:rPr>
                </w:rPrChange>
              </w:rPr>
              <w:t>b</w:t>
            </w:r>
            <w:r w:rsidRPr="005A3CE6">
              <w:rPr>
                <w:lang w:val="es-ES"/>
                <w:rPrChange w:id="80" w:author="Muniz-Diez, Clara" w:date="2025-09-10T10:21:00Z" w16du:dateUtc="2025-09-10T09:21:00Z">
                  <w:rPr/>
                </w:rPrChange>
              </w:rPr>
              <w:t>/</w:t>
            </w:r>
            <w:r w:rsidRPr="005A3CE6">
              <w:rPr>
                <w:i/>
                <w:iCs/>
                <w:lang w:val="es-ES"/>
                <w:rPrChange w:id="81" w:author="Muniz-Diez, Clara" w:date="2025-09-10T10:21:00Z" w16du:dateUtc="2025-09-10T09:21:00Z">
                  <w:rPr>
                    <w:i/>
                    <w:iCs/>
                  </w:rPr>
                </w:rPrChange>
              </w:rPr>
              <w:t>x</w:t>
            </w:r>
            <w:r w:rsidRPr="005A3CE6">
              <w:rPr>
                <w:lang w:val="es-ES"/>
                <w:rPrChange w:id="82" w:author="Muniz-Diez, Clara" w:date="2025-09-10T10:21:00Z" w16du:dateUtc="2025-09-10T09:21:00Z">
                  <w:rPr/>
                </w:rPrChange>
              </w:rPr>
              <w:t>/</w:t>
            </w:r>
            <w:r w:rsidRPr="005A3CE6">
              <w:rPr>
                <w:i/>
                <w:iCs/>
                <w:lang w:val="es-ES"/>
                <w:rPrChange w:id="83" w:author="Muniz-Diez, Clara" w:date="2025-09-10T10:21:00Z" w16du:dateUtc="2025-09-10T09:21:00Z">
                  <w:rPr>
                    <w:i/>
                    <w:iCs/>
                  </w:rPr>
                </w:rPrChange>
              </w:rPr>
              <w:t>y</w:t>
            </w:r>
          </w:p>
          <w:p w14:paraId="0A1D2ECF" w14:textId="77777777" w:rsidR="00B25359" w:rsidRPr="005A3CE6" w:rsidRDefault="00000000">
            <w:pPr>
              <w:pStyle w:val="FigureWithNote"/>
              <w:jc w:val="center"/>
              <w:rPr>
                <w:lang w:val="es-ES"/>
                <w:rPrChange w:id="84" w:author="Muniz-Diez, Clara" w:date="2025-09-10T10:21:00Z" w16du:dateUtc="2025-09-10T09:21:00Z">
                  <w:rPr/>
                </w:rPrChange>
              </w:rPr>
            </w:pPr>
            <w:r w:rsidRPr="005A3CE6">
              <w:rPr>
                <w:lang w:val="es-ES"/>
                <w:rPrChange w:id="85" w:author="Muniz-Diez, Clara" w:date="2025-09-10T10:21:00Z" w16du:dateUtc="2025-09-10T09:21:00Z">
                  <w:rPr/>
                </w:rPrChange>
              </w:rPr>
              <w:t xml:space="preserve">B vs </w:t>
            </w:r>
            <w:r w:rsidRPr="005A3CE6">
              <w:rPr>
                <w:i/>
                <w:iCs/>
                <w:lang w:val="es-ES"/>
                <w:rPrChange w:id="86" w:author="Muniz-Diez, Clara" w:date="2025-09-10T10:21:00Z" w16du:dateUtc="2025-09-10T09:21:00Z">
                  <w:rPr>
                    <w:i/>
                    <w:iCs/>
                  </w:rPr>
                </w:rPrChange>
              </w:rPr>
              <w:t>a</w:t>
            </w:r>
            <w:r w:rsidRPr="005A3CE6">
              <w:rPr>
                <w:lang w:val="es-ES"/>
                <w:rPrChange w:id="87" w:author="Muniz-Diez, Clara" w:date="2025-09-10T10:21:00Z" w16du:dateUtc="2025-09-10T09:21:00Z">
                  <w:rPr/>
                </w:rPrChange>
              </w:rPr>
              <w:t>/</w:t>
            </w:r>
            <w:r w:rsidRPr="005A3CE6">
              <w:rPr>
                <w:i/>
                <w:iCs/>
                <w:lang w:val="es-ES"/>
                <w:rPrChange w:id="88" w:author="Muniz-Diez, Clara" w:date="2025-09-10T10:21:00Z" w16du:dateUtc="2025-09-10T09:21:00Z">
                  <w:rPr>
                    <w:i/>
                    <w:iCs/>
                  </w:rPr>
                </w:rPrChange>
              </w:rPr>
              <w:t>x</w:t>
            </w:r>
            <w:r w:rsidRPr="005A3CE6">
              <w:rPr>
                <w:lang w:val="es-ES"/>
                <w:rPrChange w:id="89" w:author="Muniz-Diez, Clara" w:date="2025-09-10T10:21:00Z" w16du:dateUtc="2025-09-10T09:21:00Z">
                  <w:rPr/>
                </w:rPrChange>
              </w:rPr>
              <w:t>/</w:t>
            </w:r>
            <w:r w:rsidRPr="005A3CE6">
              <w:rPr>
                <w:i/>
                <w:iCs/>
                <w:lang w:val="es-ES"/>
                <w:rPrChange w:id="90" w:author="Muniz-Diez, Clara" w:date="2025-09-10T10:21:00Z" w16du:dateUtc="2025-09-10T09:21:00Z">
                  <w:rPr>
                    <w:i/>
                    <w:iCs/>
                  </w:rPr>
                </w:rPrChange>
              </w:rPr>
              <w:t>y</w:t>
            </w:r>
          </w:p>
          <w:p w14:paraId="0A1D2ED0" w14:textId="77777777" w:rsidR="00B25359" w:rsidRPr="005A3CE6" w:rsidRDefault="00000000">
            <w:pPr>
              <w:pStyle w:val="FigureWithNote"/>
              <w:jc w:val="center"/>
              <w:rPr>
                <w:lang w:val="es-ES"/>
                <w:rPrChange w:id="91" w:author="Muniz-Diez, Clara" w:date="2025-09-10T10:21:00Z" w16du:dateUtc="2025-09-10T09:21:00Z">
                  <w:rPr/>
                </w:rPrChange>
              </w:rPr>
            </w:pPr>
            <w:r w:rsidRPr="005A3CE6">
              <w:rPr>
                <w:lang w:val="es-ES"/>
                <w:rPrChange w:id="92" w:author="Muniz-Diez, Clara" w:date="2025-09-10T10:21:00Z" w16du:dateUtc="2025-09-10T09:21:00Z">
                  <w:rPr/>
                </w:rPrChange>
              </w:rPr>
              <w:t xml:space="preserve">X vs </w:t>
            </w:r>
            <w:r w:rsidRPr="005A3CE6">
              <w:rPr>
                <w:i/>
                <w:iCs/>
                <w:lang w:val="es-ES"/>
                <w:rPrChange w:id="93" w:author="Muniz-Diez, Clara" w:date="2025-09-10T10:21:00Z" w16du:dateUtc="2025-09-10T09:21:00Z">
                  <w:rPr>
                    <w:i/>
                    <w:iCs/>
                  </w:rPr>
                </w:rPrChange>
              </w:rPr>
              <w:t>a</w:t>
            </w:r>
            <w:r w:rsidRPr="005A3CE6">
              <w:rPr>
                <w:lang w:val="es-ES"/>
                <w:rPrChange w:id="94" w:author="Muniz-Diez, Clara" w:date="2025-09-10T10:21:00Z" w16du:dateUtc="2025-09-10T09:21:00Z">
                  <w:rPr/>
                </w:rPrChange>
              </w:rPr>
              <w:t>/</w:t>
            </w:r>
            <w:r w:rsidRPr="005A3CE6">
              <w:rPr>
                <w:i/>
                <w:iCs/>
                <w:lang w:val="es-ES"/>
                <w:rPrChange w:id="95" w:author="Muniz-Diez, Clara" w:date="2025-09-10T10:21:00Z" w16du:dateUtc="2025-09-10T09:21:00Z">
                  <w:rPr>
                    <w:i/>
                    <w:iCs/>
                  </w:rPr>
                </w:rPrChange>
              </w:rPr>
              <w:t>b</w:t>
            </w:r>
            <w:r w:rsidRPr="005A3CE6">
              <w:rPr>
                <w:lang w:val="es-ES"/>
                <w:rPrChange w:id="96" w:author="Muniz-Diez, Clara" w:date="2025-09-10T10:21:00Z" w16du:dateUtc="2025-09-10T09:21:00Z">
                  <w:rPr/>
                </w:rPrChange>
              </w:rPr>
              <w:t>/</w:t>
            </w:r>
            <w:r w:rsidRPr="005A3CE6">
              <w:rPr>
                <w:i/>
                <w:iCs/>
                <w:lang w:val="es-ES"/>
                <w:rPrChange w:id="97" w:author="Muniz-Diez, Clara" w:date="2025-09-10T10:21:00Z" w16du:dateUtc="2025-09-10T09:21:00Z">
                  <w:rPr>
                    <w:i/>
                    <w:iCs/>
                  </w:rPr>
                </w:rPrChange>
              </w:rPr>
              <w:t>y</w:t>
            </w:r>
          </w:p>
          <w:p w14:paraId="0A1D2ED1" w14:textId="77777777" w:rsidR="00B25359" w:rsidRPr="005A3CE6" w:rsidRDefault="00000000">
            <w:pPr>
              <w:pStyle w:val="FigureWithNote"/>
              <w:jc w:val="center"/>
              <w:rPr>
                <w:lang w:val="es-ES"/>
                <w:rPrChange w:id="98" w:author="Muniz-Diez, Clara" w:date="2025-09-10T10:21:00Z" w16du:dateUtc="2025-09-10T09:21:00Z">
                  <w:rPr/>
                </w:rPrChange>
              </w:rPr>
            </w:pPr>
            <w:r w:rsidRPr="005A3CE6">
              <w:rPr>
                <w:lang w:val="es-ES"/>
                <w:rPrChange w:id="99" w:author="Muniz-Diez, Clara" w:date="2025-09-10T10:21:00Z" w16du:dateUtc="2025-09-10T09:21:00Z">
                  <w:rPr/>
                </w:rPrChange>
              </w:rPr>
              <w:t xml:space="preserve">Y vs </w:t>
            </w:r>
            <w:r w:rsidRPr="005A3CE6">
              <w:rPr>
                <w:i/>
                <w:iCs/>
                <w:lang w:val="es-ES"/>
                <w:rPrChange w:id="100" w:author="Muniz-Diez, Clara" w:date="2025-09-10T10:21:00Z" w16du:dateUtc="2025-09-10T09:21:00Z">
                  <w:rPr>
                    <w:i/>
                    <w:iCs/>
                  </w:rPr>
                </w:rPrChange>
              </w:rPr>
              <w:t>a</w:t>
            </w:r>
            <w:r w:rsidRPr="005A3CE6">
              <w:rPr>
                <w:lang w:val="es-ES"/>
                <w:rPrChange w:id="101" w:author="Muniz-Diez, Clara" w:date="2025-09-10T10:21:00Z" w16du:dateUtc="2025-09-10T09:21:00Z">
                  <w:rPr/>
                </w:rPrChange>
              </w:rPr>
              <w:t>/</w:t>
            </w:r>
            <w:r w:rsidRPr="005A3CE6">
              <w:rPr>
                <w:i/>
                <w:iCs/>
                <w:lang w:val="es-ES"/>
                <w:rPrChange w:id="102" w:author="Muniz-Diez, Clara" w:date="2025-09-10T10:21:00Z" w16du:dateUtc="2025-09-10T09:21:00Z">
                  <w:rPr>
                    <w:i/>
                    <w:iCs/>
                  </w:rPr>
                </w:rPrChange>
              </w:rPr>
              <w:t>b</w:t>
            </w:r>
            <w:r w:rsidRPr="005A3CE6">
              <w:rPr>
                <w:lang w:val="es-ES"/>
                <w:rPrChange w:id="103" w:author="Muniz-Diez, Clara" w:date="2025-09-10T10:21:00Z" w16du:dateUtc="2025-09-10T09:21:00Z">
                  <w:rPr/>
                </w:rPrChange>
              </w:rPr>
              <w:t>/</w:t>
            </w:r>
            <w:r w:rsidRPr="005A3CE6">
              <w:rPr>
                <w:i/>
                <w:iCs/>
                <w:lang w:val="es-ES"/>
                <w:rPrChange w:id="104" w:author="Muniz-Diez, Clara" w:date="2025-09-10T10:21:00Z" w16du:dateUtc="2025-09-10T09:21:00Z">
                  <w:rPr>
                    <w:i/>
                    <w:iCs/>
                  </w:rPr>
                </w:rPrChange>
              </w:rPr>
              <w:t>x</w:t>
            </w:r>
          </w:p>
        </w:tc>
      </w:tr>
    </w:tbl>
    <w:bookmarkEnd w:id="36"/>
    <w:p w14:paraId="0A1D2ED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in the uncertain condition define the proportion of trials of that type that were presented.</w:t>
      </w:r>
    </w:p>
    <w:p w14:paraId="0A1D2ED4" w14:textId="77777777" w:rsidR="00B25359" w:rsidRDefault="00000000">
      <w:pPr>
        <w:pStyle w:val="Heading2"/>
      </w:pPr>
      <w:bookmarkStart w:id="105" w:name="methods"/>
      <w:r>
        <w:t>Methods</w:t>
      </w:r>
    </w:p>
    <w:p w14:paraId="0A1D2ED5" w14:textId="77777777" w:rsidR="00B25359" w:rsidRDefault="00000000">
      <w:pPr>
        <w:pStyle w:val="Heading3"/>
      </w:pPr>
      <w:bookmarkStart w:id="106" w:name="transparency-and-openness-statement"/>
      <w:r>
        <w:t>Transparency and openness statement</w:t>
      </w:r>
    </w:p>
    <w:p w14:paraId="0A1D2ED6" w14:textId="1240984C" w:rsidR="00B25359" w:rsidRDefault="00000000">
      <w:pPr>
        <w:pStyle w:val="FirstParagraph"/>
      </w:pPr>
      <w:r>
        <w:t>In this study we detail the processes for identifying any data to be excluded, any data exclusions and all measures in the study. Statistical analyses were conducted using RStudio (2024), with R version 4.4.1 (</w:t>
      </w:r>
      <w:r w:rsidR="00D909B1">
        <w:t xml:space="preserve">R Core </w:t>
      </w:r>
      <w:r>
        <w:t xml:space="preserve">Team, 2024). All experiments were built with the open-source software PsychoPy (v. 2022.2.4, Peirce et al., 2019), and all experiments were run on Pavlovia. Participants were recruited through Prolific. The design and analysis of the experiments were based on previously published manuscripts but were not preregistered. Some of the pilot work, as well as the materials and data of the two experiments reported in this paper </w:t>
      </w:r>
      <w:r>
        <w:lastRenderedPageBreak/>
        <w:t>are freely available at: www.github.com/munizdiezclara/UNM_draft. All the experiments reported in this paper received ethical approval by the Ethics Committee at the School of Psychology, Lancaster University, UK.</w:t>
      </w:r>
    </w:p>
    <w:p w14:paraId="0A1D2ED7" w14:textId="77777777" w:rsidR="00B25359" w:rsidRDefault="00000000">
      <w:pPr>
        <w:pStyle w:val="Heading3"/>
      </w:pPr>
      <w:bookmarkStart w:id="107" w:name="participants"/>
      <w:bookmarkEnd w:id="106"/>
      <w:r>
        <w:t>Participants</w:t>
      </w:r>
    </w:p>
    <w:p w14:paraId="0A1D2ED8" w14:textId="6FA29E8A" w:rsidR="00B25359" w:rsidRDefault="00000000">
      <w:pPr>
        <w:pStyle w:val="FirstParagraph"/>
      </w:pPr>
      <w:r>
        <w:t xml:space="preserve">98 participants were recruited through Prolific. </w:t>
      </w:r>
      <w:ins w:id="108" w:author="Muniz-Diez, Clara" w:date="2025-09-15T12:42:00Z" w16du:dateUtc="2025-09-15T11:42:00Z">
        <w:r w:rsidR="008823D3">
          <w:t>Four participants were excluded due to failing the comprehension check before the test.</w:t>
        </w:r>
        <w:r w:rsidR="008823D3">
          <w:t xml:space="preserve"> </w:t>
        </w:r>
      </w:ins>
      <w:r>
        <w:t xml:space="preserve">The </w:t>
      </w:r>
      <w:ins w:id="109" w:author="Muniz-Diez, Clara" w:date="2025-09-15T12:42:00Z" w16du:dateUtc="2025-09-15T11:42:00Z">
        <w:r w:rsidR="00722718">
          <w:t xml:space="preserve">remaining </w:t>
        </w:r>
      </w:ins>
      <w:r>
        <w:t xml:space="preserve">sample consisted of 34 women, </w:t>
      </w:r>
      <w:ins w:id="110" w:author="Muniz-Diez, Clara" w:date="2025-09-15T12:43:00Z" w16du:dateUtc="2025-09-15T11:43:00Z">
        <w:r w:rsidR="00D26AFA">
          <w:t>59</w:t>
        </w:r>
      </w:ins>
      <w:del w:id="111" w:author="Muniz-Diez, Clara" w:date="2025-09-15T12:43:00Z" w16du:dateUtc="2025-09-15T11:43:00Z">
        <w:r w:rsidDel="00D26AFA">
          <w:delText>63</w:delText>
        </w:r>
      </w:del>
      <w:r>
        <w:t xml:space="preserve"> men and one non-binary person, with </w:t>
      </w:r>
      <w:del w:id="112" w:author="Muniz-Diez, Clara" w:date="2025-09-15T12:45:00Z" w16du:dateUtc="2025-09-15T11:45:00Z">
        <w:r w:rsidDel="007E11D1">
          <w:delText xml:space="preserve">20 </w:delText>
        </w:r>
      </w:del>
      <w:ins w:id="113" w:author="Muniz-Diez, Clara" w:date="2025-09-15T12:45:00Z" w16du:dateUtc="2025-09-15T11:45:00Z">
        <w:r w:rsidR="007E11D1">
          <w:t>18</w:t>
        </w:r>
        <w:r w:rsidR="007E11D1">
          <w:t xml:space="preserve"> </w:t>
        </w:r>
      </w:ins>
      <w:r>
        <w:t>different nationalities. The mean age was 32.</w:t>
      </w:r>
      <w:ins w:id="114" w:author="Muniz-Diez, Clara" w:date="2025-09-15T12:45:00Z" w16du:dateUtc="2025-09-15T11:45:00Z">
        <w:r w:rsidR="002A7842">
          <w:t>2</w:t>
        </w:r>
      </w:ins>
      <w:del w:id="115" w:author="Muniz-Diez, Clara" w:date="2025-09-15T12:45:00Z" w16du:dateUtc="2025-09-15T11:45:00Z">
        <w:r w:rsidDel="002A7842">
          <w:delText>1</w:delText>
        </w:r>
      </w:del>
      <w:r>
        <w:t xml:space="preserve"> calculated for the 9</w:t>
      </w:r>
      <w:del w:id="116" w:author="Muniz-Diez, Clara" w:date="2025-09-15T12:46:00Z" w16du:dateUtc="2025-09-15T11:46:00Z">
        <w:r w:rsidDel="00FB7A9A">
          <w:delText>5</w:delText>
        </w:r>
      </w:del>
      <w:ins w:id="117" w:author="Muniz-Diez, Clara" w:date="2025-09-15T12:46:00Z" w16du:dateUtc="2025-09-15T11:46:00Z">
        <w:r w:rsidR="00FB7A9A">
          <w:t>1</w:t>
        </w:r>
      </w:ins>
      <w:r>
        <w:t xml:space="preserve">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either the Certain or Uncertain condition. </w:t>
      </w:r>
      <w:del w:id="118" w:author="Muniz-Diez, Clara" w:date="2025-09-15T12:42:00Z" w16du:dateUtc="2025-09-15T11:42:00Z">
        <w:r w:rsidDel="008823D3">
          <w:delText xml:space="preserve">Four participants were excluded due to failing the comprehension check before the test (three in group Certain and one in group Uncertain). </w:delText>
        </w:r>
      </w:del>
      <w:r>
        <w:t xml:space="preserve">Post-hoc calculations using G*Power 3.1 (Faul et al., 2007) revealed that this sample size had a power of .99 to detect an effect size of </w:t>
      </w:r>
      <w:r>
        <w:rPr>
          <w:i/>
          <w:iCs/>
        </w:rPr>
        <w:t>η</w:t>
      </w:r>
      <w:r>
        <w:rPr>
          <w:i/>
          <w:iCs/>
          <w:vertAlign w:val="subscript"/>
        </w:rPr>
        <w:t>p</w:t>
      </w:r>
      <w:r>
        <w:rPr>
          <w:i/>
          <w:iCs/>
          <w:vertAlign w:val="superscript"/>
        </w:rPr>
        <w:t>2</w:t>
      </w:r>
      <w:r>
        <w:t xml:space="preserve"> = .08 that was observed for the </w:t>
      </w:r>
      <w:r>
        <w:rPr>
          <w:i/>
          <w:iCs/>
        </w:rPr>
        <w:t>group x predictiveness</w:t>
      </w:r>
      <w:r>
        <w:t xml:space="preserve"> interaction reported in </w:t>
      </w:r>
      <w:hyperlink w:anchor="fig-testExp1">
        <w:r w:rsidR="00B25359">
          <w:rPr>
            <w:rStyle w:val="Hyperlink"/>
          </w:rPr>
          <w:t>Figure 5</w:t>
        </w:r>
      </w:hyperlink>
      <w:r>
        <w:t>.</w:t>
      </w:r>
    </w:p>
    <w:p w14:paraId="0A1D2ED9" w14:textId="77777777" w:rsidR="00B25359" w:rsidRDefault="00000000">
      <w:pPr>
        <w:pStyle w:val="Heading3"/>
      </w:pPr>
      <w:bookmarkStart w:id="119" w:name="apparatus-and-stimuli"/>
      <w:bookmarkEnd w:id="107"/>
      <w:r>
        <w:t>Apparatus and stimuli</w:t>
      </w:r>
    </w:p>
    <w:p w14:paraId="0A1D2EDA" w14:textId="77777777" w:rsidR="00B25359" w:rsidRDefault="00000000">
      <w:pPr>
        <w:pStyle w:val="FirstParagraph"/>
      </w:pPr>
      <w:r>
        <w:t xml:space="preserve">Participants were presented with a task built in PsychoPy (v. 2022.2.4, Peirce et al., 2019) 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w:t>
      </w:r>
      <w:r>
        <w:lastRenderedPageBreak/>
        <w:t>black lines. Each cue was 945 x 945 pixels, automatically re-scaled to 0.4 x 0.4 of the window height. The foils (</w:t>
      </w:r>
      <w:r>
        <w:rPr>
          <w:i/>
          <w:iCs/>
        </w:rPr>
        <w:t>a</w:t>
      </w:r>
      <w:r>
        <w:t xml:space="preserve">, </w:t>
      </w:r>
      <w:r>
        <w:rPr>
          <w:i/>
          <w:iCs/>
        </w:rPr>
        <w:t>b</w:t>
      </w:r>
      <w:r>
        <w:t xml:space="preserve">, </w:t>
      </w:r>
      <w:r>
        <w:rPr>
          <w:i/>
          <w:iCs/>
        </w:rPr>
        <w:t>x</w:t>
      </w:r>
      <w:r>
        <w:t xml:space="preserve"> and </w:t>
      </w:r>
      <w:r>
        <w:rPr>
          <w:i/>
          <w:iCs/>
        </w:rPr>
        <w:t>y</w:t>
      </w:r>
      <w:r>
        <w:t>) used in the tests were colour-modifications of the original cues: the colours of one red and one blue circle were switched (four remained unchanged). The outcomes (O1 and O2) were two images displaying a mutant creature, black with yellow details. Each was 332 x 664 pixels, automatically re-scaled to 0.16 x 0.2 of the window height. All of the images used in the experiment are presented in Appendix I.</w:t>
      </w:r>
    </w:p>
    <w:p w14:paraId="0A1D2EDB" w14:textId="77777777" w:rsidR="00B25359" w:rsidRDefault="00000000">
      <w:pPr>
        <w:pStyle w:val="Heading3"/>
      </w:pPr>
      <w:bookmarkStart w:id="120" w:name="design"/>
      <w:bookmarkEnd w:id="119"/>
      <w:r>
        <w:t>Design</w:t>
      </w:r>
    </w:p>
    <w:p w14:paraId="0A1D2EDC" w14:textId="77777777" w:rsidR="00B25359" w:rsidRDefault="00000000">
      <w:pPr>
        <w:pStyle w:val="FirstParagraph"/>
      </w:pPr>
      <w:r>
        <w:t xml:space="preserve">The design of Experiment 1 is shown in </w:t>
      </w:r>
      <w:hyperlink w:anchor="tbl-exp1">
        <w:r w:rsidR="00B25359">
          <w:rPr>
            <w:rStyle w:val="Hyperlink"/>
          </w:rPr>
          <w:t>Table 1</w:t>
        </w:r>
      </w:hyperlink>
      <w:r>
        <w:t xml:space="preserve">. The experiment used a mixed design, with cue-predictiveness (P and NP) manipulated within-subjects and the contingency between predictive cues and outcomes manipulated between-subjects (group Certain and Uncertain). The training phase consisted of eight blocks, each containing 20 trials. There were four trial types (compound cues), each presented five times per block, with cues A and B predictive of outcome 1 and 2, respectively. In the Certain group, cues A and B were perfectly predictive of the outcomes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 “correct” (e.g., AX-O1) and for the remaining one the alternative outcome was “correct” (e.g., AX-O2). Cues X and Y were paired equally often with outcomes 1 and 2 and were therefore non-predictive. The position of the cues and the outcomes (right-left), as well as the order of presentation of the trials, was fully randomized within each block. Note that during the training stage cues A, B, X and Y were all presented equally frequently and were therefore (on average) equivalent in their recency to the recognition memory tests. Other things being equal, then, their memory traces should be equivalent. Thus, if recognition scores differ </w:t>
      </w:r>
      <w:r>
        <w:lastRenderedPageBreak/>
        <w:t>between these stimuli, it would indicate a difference in the level of processing that the cues underwent during training.</w:t>
      </w:r>
    </w:p>
    <w:p w14:paraId="0A1D2EDD" w14:textId="77777777" w:rsidR="00B25359" w:rsidRDefault="00000000">
      <w:pPr>
        <w:pStyle w:val="BodyText"/>
      </w:pPr>
      <w:r>
        <w:t xml:space="preserve">Training was followed by a memory test, in which two images were presented side-by-side, with one image being a cue presented in the training phase, the target, and the other image being a variation of one of the other training cues, the foil. The left-right display of the target and the foil was counterbalanced, in such a way that each target appeared once on the left and once on the right. Each of the four targets (A, B, X and Y) was presented six times (24 trials in total), with target presented twice with each of the three foils shown in </w:t>
      </w:r>
      <w:hyperlink w:anchor="tbl-exp1">
        <w:r w:rsidR="00B25359">
          <w:rPr>
            <w:rStyle w:val="Hyperlink"/>
          </w:rPr>
          <w:t>Table 1</w:t>
        </w:r>
      </w:hyperlink>
      <w:r>
        <w:t>. For example, cue A was presented with the foil corresponding to cue B, the foil corresponding to cue X, and the foil corresponding to cue Y. It is worth noting that this distribution of the target vs foil trials produces two types of trials: congruent trials, in which the target and the foil were of the same predictiveness, and incongruent trials, in which the target and foil differed in their predictiveness. However, in order to make the presentation of the results clearer, the following analyses do not include this factor, given that it had no main effect in either experiment, and did not interact with any of the critical significant results. Analyses that include this factor for both Experiment 1 and 2 are reported in Appendix II.</w:t>
      </w:r>
    </w:p>
    <w:p w14:paraId="0A1D2EDE" w14:textId="77777777" w:rsidR="00B25359" w:rsidRDefault="00000000">
      <w:pPr>
        <w:pStyle w:val="Heading3"/>
      </w:pPr>
      <w:bookmarkStart w:id="121" w:name="procedure"/>
      <w:bookmarkEnd w:id="120"/>
      <w:r>
        <w:t>Procedure</w:t>
      </w:r>
    </w:p>
    <w:p w14:paraId="0A1D2EDF" w14:textId="77777777" w:rsidR="00B25359" w:rsidRDefault="00000000">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t>
      </w:r>
      <w:r>
        <w:lastRenderedPageBreak/>
        <w:t>were also instructed to use the feedback provided after their decision to make their future choices more accurate.</w:t>
      </w:r>
    </w:p>
    <w:p w14:paraId="0A1D2EE0" w14:textId="77777777" w:rsidR="00B25359" w:rsidRDefault="00000000">
      <w:pPr>
        <w:pStyle w:val="BodyText"/>
      </w:pPr>
      <w:r>
        <w:t>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14:paraId="0A1D2EE1" w14:textId="77777777" w:rsidR="00B25359" w:rsidRDefault="00000000">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 “CORRECT!” was displayed in the centre of the screen in green (RGB: 0, 255, 0), otherwise the message “INCORRECT!” appeared in red (RGB: 255, 0, 0). After two seconds, the next trial started. If participants failed to select an outcome within 10 seconds of the trial starting, all images disappeared from the screen and the message “TIMEOUT - TOO SLOW” was presented in the centre of the screen in red, and the next trial started after one second. An example of a training trial can be seen in </w:t>
      </w:r>
      <w:hyperlink w:anchor="fig-trainexample">
        <w:r w:rsidR="00B25359">
          <w:rPr>
            <w:rStyle w:val="Hyperlink"/>
          </w:rPr>
          <w:t>Figure 1</w:t>
        </w:r>
      </w:hyperlink>
      <w:r>
        <w:t>.</w:t>
      </w:r>
    </w:p>
    <w:p w14:paraId="0A1D2EE2" w14:textId="77777777" w:rsidR="00B25359" w:rsidRDefault="00000000">
      <w:pPr>
        <w:pStyle w:val="FigureTitle"/>
      </w:pPr>
      <w:bookmarkStart w:id="122" w:name="fig-trainexample"/>
      <w:r>
        <w:lastRenderedPageBreak/>
        <w:t>Figure 1</w:t>
      </w:r>
    </w:p>
    <w:p w14:paraId="0A1D2EE3" w14:textId="77777777" w:rsidR="00B25359" w:rsidRDefault="00000000">
      <w:pPr>
        <w:pStyle w:val="Caption"/>
      </w:pPr>
      <w:r>
        <w:t>An example of a Training Trial in Experiment 1.</w:t>
      </w:r>
    </w:p>
    <w:p w14:paraId="0A1D2EE4" w14:textId="77777777" w:rsidR="00B25359" w:rsidRDefault="00000000">
      <w:pPr>
        <w:pStyle w:val="FigureWithNote"/>
      </w:pPr>
      <w:r>
        <w:rPr>
          <w:noProof/>
        </w:rPr>
        <w:drawing>
          <wp:inline distT="0" distB="0" distL="0" distR="0" wp14:anchorId="0A1D2FB8" wp14:editId="0A1D2FB9">
            <wp:extent cx="5943600" cy="34886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trainexample.png"/>
                    <pic:cNvPicPr>
                      <a:picLocks noChangeAspect="1" noChangeArrowheads="1"/>
                    </pic:cNvPicPr>
                  </pic:nvPicPr>
                  <pic:blipFill>
                    <a:blip r:embed="rId13"/>
                    <a:stretch>
                      <a:fillRect/>
                    </a:stretch>
                  </pic:blipFill>
                  <pic:spPr bwMode="auto">
                    <a:xfrm>
                      <a:off x="0" y="0"/>
                      <a:ext cx="5943600" cy="3488601"/>
                    </a:xfrm>
                    <a:prstGeom prst="rect">
                      <a:avLst/>
                    </a:prstGeom>
                    <a:noFill/>
                    <a:ln w="9525">
                      <a:noFill/>
                      <a:headEnd/>
                      <a:tailEnd/>
                    </a:ln>
                  </pic:spPr>
                </pic:pic>
              </a:graphicData>
            </a:graphic>
          </wp:inline>
        </w:drawing>
      </w:r>
    </w:p>
    <w:bookmarkEnd w:id="122"/>
    <w:p w14:paraId="0A1D2EE5" w14:textId="77777777" w:rsidR="00B25359" w:rsidRDefault="00000000">
      <w:pPr>
        <w:pStyle w:val="FigureNote"/>
      </w:pPr>
      <w:r>
        <w:rPr>
          <w:i/>
          <w:iCs/>
        </w:rPr>
        <w:t>Note</w:t>
      </w:r>
      <w:r>
        <w:t>. The timings represent the duration of each display.</w:t>
      </w:r>
    </w:p>
    <w:p w14:paraId="0A1D2EE6" w14:textId="77777777" w:rsidR="00B25359" w:rsidRDefault="00000000">
      <w:pPr>
        <w:pStyle w:val="BodyText"/>
      </w:pPr>
      <w:r>
        <w:t>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14:paraId="0A1D2EE7" w14:textId="77777777" w:rsidR="00B25359" w:rsidRDefault="00000000">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w:t>
      </w:r>
      <w:r>
        <w:lastRenderedPageBreak/>
        <w:t xml:space="preserve">for them to give a confidence rating. Above this rating scale, the question </w:t>
      </w:r>
      <w:r>
        <w:rPr>
          <w:i/>
          <w:iCs/>
        </w:rPr>
        <w:t>How confident are you of your response?</w:t>
      </w:r>
      <w:r>
        <w:t xml:space="preserve"> was displayed. The rating scale had 10 points, with the labels </w:t>
      </w:r>
      <w:r>
        <w:rPr>
          <w:i/>
          <w:iCs/>
        </w:rPr>
        <w:t>I am guessing</w:t>
      </w:r>
      <w:r>
        <w:t xml:space="preserve"> on the left end (point 1), and </w:t>
      </w:r>
      <w:r>
        <w:rPr>
          <w:i/>
          <w:iCs/>
        </w:rPr>
        <w:t>I am certain</w:t>
      </w:r>
      <w:r>
        <w:t xml:space="preserve"> on the right end (point 10), and a red dot in the middle. Participants had to click on the rating scale to move the red dot to give their confidence rating. After this, a button with the word </w:t>
      </w:r>
      <w:r>
        <w:rPr>
          <w:i/>
          <w:iCs/>
        </w:rPr>
        <w:t>CONTINUE</w:t>
      </w:r>
      <w:r>
        <w:t xml:space="preserve"> appeared. All responses in the test phase had no time limit and participants could advance to the next test trial at their own pace. The test trials procedure is shown in </w:t>
      </w:r>
      <w:hyperlink w:anchor="fig-testexample">
        <w:r w:rsidR="00B25359">
          <w:rPr>
            <w:rStyle w:val="Hyperlink"/>
          </w:rPr>
          <w:t>Figure 2</w:t>
        </w:r>
      </w:hyperlink>
      <w:r>
        <w:t>.</w:t>
      </w:r>
    </w:p>
    <w:p w14:paraId="0A1D2EE8" w14:textId="77777777" w:rsidR="00B25359" w:rsidRDefault="00000000">
      <w:pPr>
        <w:pStyle w:val="FigureTitle"/>
      </w:pPr>
      <w:bookmarkStart w:id="123" w:name="fig-testexample"/>
      <w:r>
        <w:t>Figure 2</w:t>
      </w:r>
    </w:p>
    <w:p w14:paraId="0A1D2EE9" w14:textId="77777777" w:rsidR="00B25359" w:rsidRDefault="00000000">
      <w:pPr>
        <w:pStyle w:val="Caption"/>
      </w:pPr>
      <w:r>
        <w:t>An example of a test Trial in Experiment 1.</w:t>
      </w:r>
    </w:p>
    <w:p w14:paraId="0A1D2EEA" w14:textId="77777777" w:rsidR="00B25359" w:rsidRDefault="00000000">
      <w:pPr>
        <w:pStyle w:val="FigureWithNote"/>
      </w:pPr>
      <w:r>
        <w:rPr>
          <w:noProof/>
        </w:rPr>
        <w:drawing>
          <wp:inline distT="0" distB="0" distL="0" distR="0" wp14:anchorId="0A1D2FBA" wp14:editId="0A1D2FBB">
            <wp:extent cx="5943600" cy="347875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testexample.png"/>
                    <pic:cNvPicPr>
                      <a:picLocks noChangeAspect="1" noChangeArrowheads="1"/>
                    </pic:cNvPicPr>
                  </pic:nvPicPr>
                  <pic:blipFill>
                    <a:blip r:embed="rId14"/>
                    <a:stretch>
                      <a:fillRect/>
                    </a:stretch>
                  </pic:blipFill>
                  <pic:spPr bwMode="auto">
                    <a:xfrm>
                      <a:off x="0" y="0"/>
                      <a:ext cx="5943600" cy="3478754"/>
                    </a:xfrm>
                    <a:prstGeom prst="rect">
                      <a:avLst/>
                    </a:prstGeom>
                    <a:noFill/>
                    <a:ln w="9525">
                      <a:noFill/>
                      <a:headEnd/>
                      <a:tailEnd/>
                    </a:ln>
                  </pic:spPr>
                </pic:pic>
              </a:graphicData>
            </a:graphic>
          </wp:inline>
        </w:drawing>
      </w:r>
    </w:p>
    <w:bookmarkEnd w:id="123"/>
    <w:p w14:paraId="0A1D2EEB" w14:textId="77777777" w:rsidR="00B25359" w:rsidRDefault="00000000">
      <w:pPr>
        <w:pStyle w:val="FigureNote"/>
      </w:pPr>
      <w:r>
        <w:rPr>
          <w:i/>
          <w:iCs/>
        </w:rPr>
        <w:t>Note</w:t>
      </w:r>
      <w:r>
        <w:t>. The timings represent the duration of each display.</w:t>
      </w:r>
    </w:p>
    <w:p w14:paraId="0A1D2EEC" w14:textId="77777777" w:rsidR="00B25359" w:rsidRDefault="00000000">
      <w:pPr>
        <w:pStyle w:val="Heading2"/>
      </w:pPr>
      <w:bookmarkStart w:id="124" w:name="results"/>
      <w:bookmarkEnd w:id="105"/>
      <w:bookmarkEnd w:id="121"/>
      <w:r>
        <w:t>Results</w:t>
      </w:r>
    </w:p>
    <w:p w14:paraId="0A1D2EED" w14:textId="77777777" w:rsidR="00B25359" w:rsidRDefault="00000000">
      <w:pPr>
        <w:pStyle w:val="FirstParagraph"/>
      </w:pPr>
      <w:r>
        <w:t xml:space="preserve">Since participants in the uncertain condition received trials in which the alternative outcome was presented on 20% of the trials, even if participants in group Uncertain were to </w:t>
      </w:r>
      <w:r>
        <w:lastRenderedPageBreak/>
        <w:t>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14:paraId="0A1D2EEE" w14:textId="77777777" w:rsidR="00B25359" w:rsidRDefault="00000000">
      <w:pPr>
        <w:pStyle w:val="BodyText"/>
      </w:pPr>
      <w:hyperlink w:anchor="fig-trainingExp1">
        <w:r w:rsidR="00B25359">
          <w:rPr>
            <w:rStyle w:val="Hyperlink"/>
          </w:rPr>
          <w:t>Figure 3</w:t>
        </w:r>
      </w:hyperlink>
      <w:r w:rsidR="00B25359">
        <w:t xml:space="preserve"> 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14:paraId="0A1D2EEF" w14:textId="77777777" w:rsidR="00B25359" w:rsidRDefault="00000000">
      <w:pPr>
        <w:pStyle w:val="FigureTitle"/>
      </w:pPr>
      <w:bookmarkStart w:id="125" w:name="fig-trainingExp1"/>
      <w:r>
        <w:lastRenderedPageBreak/>
        <w:t>Figure 3</w:t>
      </w:r>
    </w:p>
    <w:p w14:paraId="0A1D2EF0" w14:textId="77777777" w:rsidR="00B25359" w:rsidRDefault="00000000">
      <w:pPr>
        <w:pStyle w:val="Caption"/>
      </w:pPr>
      <w:r>
        <w:t>PPR on the training phase of Experiment 1.</w:t>
      </w:r>
    </w:p>
    <w:p w14:paraId="0A1D2EF1" w14:textId="77777777" w:rsidR="00B25359" w:rsidRDefault="00000000">
      <w:pPr>
        <w:pStyle w:val="FigureWithNote"/>
      </w:pPr>
      <w:r>
        <w:rPr>
          <w:noProof/>
        </w:rPr>
        <w:drawing>
          <wp:inline distT="0" distB="0" distL="0" distR="0" wp14:anchorId="0A1D2FBC" wp14:editId="0A1D2FBD">
            <wp:extent cx="5943600" cy="3657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UNM_draft_v4_files/figure-docx/fig-trainingExp1-1.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p>
    <w:bookmarkEnd w:id="125"/>
    <w:p w14:paraId="0A1D2EF2" w14:textId="77777777" w:rsidR="00B25359" w:rsidRDefault="00000000">
      <w:pPr>
        <w:pStyle w:val="FigureNote"/>
      </w:pPr>
      <w:r>
        <w:rPr>
          <w:i/>
          <w:iCs/>
        </w:rPr>
        <w:t>Note</w:t>
      </w:r>
      <w:r>
        <w:t>. Mean proportion of probable responses (±SEM) during the training phase of Experiment 1, for groups trained with certain and uncertain contingencies.</w:t>
      </w:r>
    </w:p>
    <w:p w14:paraId="0A1D2EF3" w14:textId="77777777" w:rsidR="00B25359" w:rsidRDefault="00000000">
      <w:pPr>
        <w:pStyle w:val="BodyText"/>
      </w:pPr>
      <w:r>
        <w:t xml:space="preserve">These data were analysed with a mixed model ANOVA including the between-subjects factor </w:t>
      </w:r>
      <w:r>
        <w:rPr>
          <w:i/>
          <w:iCs/>
        </w:rPr>
        <w:t>group</w:t>
      </w:r>
      <w:r>
        <w:t xml:space="preserve"> and the within-subjects factor </w:t>
      </w:r>
      <w:r>
        <w:rPr>
          <w:i/>
          <w:iCs/>
        </w:rPr>
        <w:t>predictiveness</w:t>
      </w:r>
      <w:r>
        <w:t xml:space="preserve">. This ANOVA (and all the following ones in the paper) included the Greenhouse-Geisser correction of the degrees of freedom when the sphericity assumption was not fulfilled. The ANOVA found significant both the main effect of </w:t>
      </w:r>
      <w:r>
        <w:rPr>
          <w:i/>
          <w:iCs/>
        </w:rPr>
        <w:t>group</w:t>
      </w:r>
      <w:r>
        <w:t xml:space="preserve">, </w:t>
      </w:r>
      <w:r>
        <w:rPr>
          <w:i/>
          <w:iCs/>
        </w:rPr>
        <w:t>F</w:t>
      </w:r>
      <w:r>
        <w:t xml:space="preserve">(1, 92) = 19.35,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.17, BF</w:t>
      </w:r>
      <w:r>
        <w:rPr>
          <w:vertAlign w:val="subscript"/>
        </w:rPr>
        <w:t>10</w:t>
      </w:r>
      <w:r>
        <w:t xml:space="preserve"> = 640.08 ± 1.21%, and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6.3x10</w:t>
      </w:r>
      <w:r>
        <w:rPr>
          <w:vertAlign w:val="superscript"/>
        </w:rPr>
        <w:t>22</w:t>
      </w:r>
      <w:r>
        <w:t xml:space="preserve"> ± 0.45%. There was no interaction effect between these factors, </w:t>
      </w:r>
      <w:r>
        <w:rPr>
          <w:i/>
          <w:iCs/>
        </w:rPr>
        <w:t>F</w:t>
      </w:r>
      <w:r>
        <w:t xml:space="preserve">(5.51, 507.20) = 1.36, </w:t>
      </w:r>
      <w:r>
        <w:rPr>
          <w:i/>
          <w:iCs/>
        </w:rPr>
        <w:t>p</w:t>
      </w:r>
      <w:r>
        <w:t xml:space="preserve"> = .233,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.01, BF</w:t>
      </w:r>
      <w:r>
        <w:rPr>
          <w:vertAlign w:val="subscript"/>
        </w:rPr>
        <w:t>10</w:t>
      </w:r>
      <w:r>
        <w:t xml:space="preserve"> = 0.04 ± 1.86%. These </w:t>
      </w:r>
      <w:r>
        <w:lastRenderedPageBreak/>
        <w:t>results indicate that PPR increased across training and that the Certain group showed a consistently higher PPR than the Uncertain group.</w:t>
      </w:r>
    </w:p>
    <w:p w14:paraId="0A1D2EF4" w14:textId="77777777" w:rsidR="00B25359" w:rsidRDefault="00000000">
      <w:pPr>
        <w:pStyle w:val="BodyText"/>
      </w:pPr>
      <w:hyperlink w:anchor="fig-acctestExp1">
        <w:r w:rsidR="00B25359">
          <w:rPr>
            <w:rStyle w:val="Hyperlink"/>
          </w:rPr>
          <w:t>Figure 4</w:t>
        </w:r>
      </w:hyperlink>
      <w:r w:rsidR="00B25359">
        <w:t xml:space="preserve"> shows the accuracy results from the recognition memory test. Accuracy for non-predictive cues was lower than for the predictive cues in the Certain group, but this difference was not present in the Uncertain group.</w:t>
      </w:r>
    </w:p>
    <w:p w14:paraId="0A1D2EF5" w14:textId="77777777" w:rsidR="00B25359" w:rsidRDefault="00000000">
      <w:pPr>
        <w:pStyle w:val="FigureTitle"/>
      </w:pPr>
      <w:bookmarkStart w:id="126" w:name="fig-acctestExp1"/>
      <w:r>
        <w:t>Figure 4</w:t>
      </w:r>
    </w:p>
    <w:p w14:paraId="0A1D2EF6" w14:textId="77777777" w:rsidR="00B25359" w:rsidRDefault="00000000">
      <w:pPr>
        <w:pStyle w:val="Caption"/>
      </w:pPr>
      <w:r>
        <w:t>Accuracy on the test phase of Experiment 1.</w:t>
      </w:r>
    </w:p>
    <w:p w14:paraId="0A1D2EF7" w14:textId="77777777" w:rsidR="00B25359" w:rsidRDefault="00000000">
      <w:pPr>
        <w:pStyle w:val="FigureWithNote"/>
      </w:pPr>
      <w:r>
        <w:rPr>
          <w:noProof/>
        </w:rPr>
        <w:drawing>
          <wp:inline distT="0" distB="0" distL="0" distR="0" wp14:anchorId="0A1D2FBE" wp14:editId="0A1D2FBF">
            <wp:extent cx="5943600" cy="3657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NM_draft_v4_files/figure-docx/fig-acctestExp1-1.png"/>
                    <pic:cNvPicPr>
                      <a:picLocks noChangeAspect="1" noChangeArrowheads="1"/>
                    </pic:cNvPicPr>
                  </pic:nvPicPr>
                  <pic:blipFill>
                    <a:blip r:embed="rId16"/>
                    <a:stretch>
                      <a:fillRect/>
                    </a:stretch>
                  </pic:blipFill>
                  <pic:spPr bwMode="auto">
                    <a:xfrm>
                      <a:off x="0" y="0"/>
                      <a:ext cx="5943600" cy="3657600"/>
                    </a:xfrm>
                    <a:prstGeom prst="rect">
                      <a:avLst/>
                    </a:prstGeom>
                    <a:noFill/>
                    <a:ln w="9525">
                      <a:noFill/>
                      <a:headEnd/>
                      <a:tailEnd/>
                    </a:ln>
                  </pic:spPr>
                </pic:pic>
              </a:graphicData>
            </a:graphic>
          </wp:inline>
        </w:drawing>
      </w:r>
    </w:p>
    <w:bookmarkEnd w:id="126"/>
    <w:p w14:paraId="0A1D2EF8" w14:textId="77777777" w:rsidR="00B25359" w:rsidRDefault="00000000">
      <w:pPr>
        <w:pStyle w:val="FigureNote"/>
      </w:pPr>
      <w:r>
        <w:rPr>
          <w:i/>
          <w:iCs/>
        </w:rPr>
        <w:t>Note</w:t>
      </w:r>
      <w:r>
        <w:t>. Mean accuracy (±SEM) during the test phase of Experiment 1, for groups trained with certain and uncertain contingencies.</w:t>
      </w:r>
    </w:p>
    <w:p w14:paraId="0A1D2EF9" w14:textId="77777777" w:rsidR="00B25359" w:rsidRDefault="00000000">
      <w:pPr>
        <w:pStyle w:val="BodyText"/>
      </w:pPr>
      <w:r>
        <w:t xml:space="preserve">A mixed model ANOVA with the between subjects-factor </w:t>
      </w:r>
      <w:r>
        <w:rPr>
          <w:i/>
          <w:iCs/>
        </w:rPr>
        <w:t>group</w:t>
      </w:r>
      <w:r>
        <w:t xml:space="preserve"> (Uncertain vs Certain) and the within-subjects factor </w:t>
      </w:r>
      <w:r>
        <w:rPr>
          <w:i/>
          <w:iCs/>
        </w:rPr>
        <w:t>predictiveness</w:t>
      </w:r>
      <w:r>
        <w:t xml:space="preserve">, found non significant the main effects of </w:t>
      </w:r>
      <w:r>
        <w:rPr>
          <w:i/>
          <w:iCs/>
        </w:rPr>
        <w:t>group</w:t>
      </w:r>
      <w:r>
        <w:t xml:space="preserve">, </w:t>
      </w:r>
      <w:r>
        <w:rPr>
          <w:i/>
          <w:iCs/>
        </w:rPr>
        <w:t>F</w:t>
      </w:r>
      <w:r>
        <w:t xml:space="preserve"> &lt; 1, BF</w:t>
      </w:r>
      <w:r>
        <w:rPr>
          <w:vertAlign w:val="subscript"/>
        </w:rPr>
        <w:t>10</w:t>
      </w:r>
      <w:r>
        <w:t xml:space="preserve"> = 0.2 ± 0.77%, or </w:t>
      </w:r>
      <w:r>
        <w:rPr>
          <w:i/>
          <w:iCs/>
        </w:rPr>
        <w:t>predictiveness</w:t>
      </w:r>
      <w:r>
        <w:t xml:space="preserve">, </w:t>
      </w:r>
      <w:r>
        <w:rPr>
          <w:i/>
          <w:iCs/>
        </w:rPr>
        <w:t>F</w:t>
      </w:r>
      <w:r>
        <w:t xml:space="preserve">(1, 92) = 2.86, </w:t>
      </w:r>
      <w:r>
        <w:rPr>
          <w:i/>
          <w:iCs/>
        </w:rPr>
        <w:t>p</w:t>
      </w:r>
      <w:r>
        <w:t xml:space="preserve"> = .094,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0.52 ± </w:t>
      </w:r>
      <w:r>
        <w:lastRenderedPageBreak/>
        <w:t xml:space="preserve">1.24%, but there was a significant </w:t>
      </w:r>
      <w:r>
        <w:rPr>
          <w:i/>
          <w:iCs/>
        </w:rPr>
        <w:t>group x predictiveness</w:t>
      </w:r>
      <w:r>
        <w:t xml:space="preserve"> interaction, </w:t>
      </w:r>
      <w:r>
        <w:rPr>
          <w:i/>
          <w:iCs/>
        </w:rPr>
        <w:t>F</w:t>
      </w:r>
      <w:r>
        <w:t xml:space="preserve">(1, 92) = 6.69, </w:t>
      </w:r>
      <w:r>
        <w:rPr>
          <w:i/>
          <w:iCs/>
        </w:rPr>
        <w:t>p</w:t>
      </w:r>
      <w:r>
        <w:t xml:space="preserve"> = .011,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.07, BF</w:t>
      </w:r>
      <w:r>
        <w:rPr>
          <w:vertAlign w:val="subscript"/>
        </w:rPr>
        <w:t>10</w:t>
      </w:r>
      <w:r>
        <w:t xml:space="preserve"> = 4.72 ± 6.86%. Simple main effects analysis showed a significant effect of predictiveness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memory representations were stronger for predictive than non-predictive cues in group Certain, but that overall memory performance was equivalent in the two groups.</w:t>
      </w:r>
    </w:p>
    <w:p w14:paraId="0A1D2EFA" w14:textId="77777777" w:rsidR="00B25359" w:rsidRDefault="00000000">
      <w:pPr>
        <w:pStyle w:val="BodyText"/>
      </w:pPr>
      <w:r>
        <w:t xml:space="preserve">Memory scores, calculated as the product of the accuracy score (1 or 0) with the confidence rating given, can be seen in </w:t>
      </w:r>
      <w:hyperlink w:anchor="fig-testExp1">
        <w:r w:rsidR="00B25359">
          <w:rPr>
            <w:rStyle w:val="Hyperlink"/>
          </w:rPr>
          <w:t>Figure 5</w:t>
        </w:r>
      </w:hyperlink>
      <w:r>
        <w:t>. The memory scores showed a very similar pattern to the accuracy data: memory scores for non-predictive cues were lower than for the predictive cues in the Certain group, but not for the Uncertain group, and overall memory scores were a similar level in the two groups.</w:t>
      </w:r>
    </w:p>
    <w:p w14:paraId="0A1D2EFB" w14:textId="77777777" w:rsidR="00B25359" w:rsidRDefault="00000000">
      <w:pPr>
        <w:pStyle w:val="FigureTitle"/>
      </w:pPr>
      <w:bookmarkStart w:id="127" w:name="fig-testExp1"/>
      <w:r>
        <w:lastRenderedPageBreak/>
        <w:t>Figure 5</w:t>
      </w:r>
    </w:p>
    <w:p w14:paraId="0A1D2EFC" w14:textId="77777777" w:rsidR="00B25359" w:rsidRDefault="00000000">
      <w:pPr>
        <w:pStyle w:val="Caption"/>
      </w:pPr>
      <w:r>
        <w:t>Memory scores during the Test of Experiment 1.</w:t>
      </w:r>
    </w:p>
    <w:p w14:paraId="0A1D2EFD" w14:textId="77777777" w:rsidR="00B25359" w:rsidRDefault="00000000">
      <w:pPr>
        <w:pStyle w:val="FigureWithNote"/>
      </w:pPr>
      <w:r>
        <w:rPr>
          <w:noProof/>
        </w:rPr>
        <w:drawing>
          <wp:inline distT="0" distB="0" distL="0" distR="0" wp14:anchorId="0A1D2FC0" wp14:editId="0A1D2FC1">
            <wp:extent cx="5943600" cy="36576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UNM_draft_v4_files/figure-docx/fig-testExp1-1.png"/>
                    <pic:cNvPicPr>
                      <a:picLocks noChangeAspect="1" noChangeArrowheads="1"/>
                    </pic:cNvPicPr>
                  </pic:nvPicPr>
                  <pic:blipFill>
                    <a:blip r:embed="rId17"/>
                    <a:stretch>
                      <a:fillRect/>
                    </a:stretch>
                  </pic:blipFill>
                  <pic:spPr bwMode="auto">
                    <a:xfrm>
                      <a:off x="0" y="0"/>
                      <a:ext cx="5943600" cy="3657600"/>
                    </a:xfrm>
                    <a:prstGeom prst="rect">
                      <a:avLst/>
                    </a:prstGeom>
                    <a:noFill/>
                    <a:ln w="9525">
                      <a:noFill/>
                      <a:headEnd/>
                      <a:tailEnd/>
                    </a:ln>
                  </pic:spPr>
                </pic:pic>
              </a:graphicData>
            </a:graphic>
          </wp:inline>
        </w:drawing>
      </w:r>
    </w:p>
    <w:bookmarkEnd w:id="127"/>
    <w:p w14:paraId="0A1D2EFE"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EFF" w14:textId="77777777" w:rsidR="00B25359" w:rsidRDefault="00000000">
      <w:pPr>
        <w:pStyle w:val="BodyText"/>
      </w:pPr>
      <w:r>
        <w:t xml:space="preserve">The mixed model ANOVA mirrored the findings from the accuracy analysis: there was no main effects of </w:t>
      </w:r>
      <w:r>
        <w:rPr>
          <w:i/>
          <w:iCs/>
        </w:rPr>
        <w:t>group</w:t>
      </w:r>
      <w:r>
        <w:t xml:space="preserve">, </w:t>
      </w:r>
      <w:r>
        <w:rPr>
          <w:i/>
          <w:iCs/>
        </w:rPr>
        <w:t>F</w:t>
      </w:r>
      <w:r>
        <w:t xml:space="preserve"> &lt; 1, BF</w:t>
      </w:r>
      <w:r>
        <w:rPr>
          <w:vertAlign w:val="subscript"/>
        </w:rPr>
        <w:t>10</w:t>
      </w:r>
      <w:r>
        <w:t xml:space="preserve"> = 0.26 ± 0.92%, nor of </w:t>
      </w:r>
      <w:r>
        <w:rPr>
          <w:i/>
          <w:iCs/>
        </w:rPr>
        <w:t>predictiveness</w:t>
      </w:r>
      <w:r>
        <w:t xml:space="preserve">, </w:t>
      </w:r>
      <w:r>
        <w:rPr>
          <w:i/>
          <w:iCs/>
        </w:rPr>
        <w:t>F</w:t>
      </w:r>
      <w:r>
        <w:t xml:space="preserve">(1, 92) = 3.90, </w:t>
      </w:r>
      <w:r>
        <w:rPr>
          <w:i/>
          <w:iCs/>
        </w:rPr>
        <w:t>p</w:t>
      </w:r>
      <w:r>
        <w:t xml:space="preserve"> = .051,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0.76 ± 1.74%, but there was a significant </w:t>
      </w:r>
      <w:r>
        <w:rPr>
          <w:i/>
          <w:iCs/>
        </w:rPr>
        <w:t>group x predictiveness</w:t>
      </w:r>
      <w:r>
        <w:t xml:space="preserve"> interaction, </w:t>
      </w:r>
      <w:r>
        <w:rPr>
          <w:i/>
          <w:iCs/>
        </w:rPr>
        <w:t>F</w:t>
      </w:r>
      <w:r>
        <w:t xml:space="preserve">(1, 92) = 7.54, </w:t>
      </w:r>
      <w:r>
        <w:rPr>
          <w:i/>
          <w:iCs/>
        </w:rPr>
        <w:t>p</w:t>
      </w:r>
      <w:r>
        <w:t xml:space="preserve"> = .007,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6.21 ± 7.12%.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8.19 ± 1.75%, but not for group Uncertain, </w:t>
      </w:r>
      <w:r>
        <w:rPr>
          <w:i/>
          <w:iCs/>
        </w:rPr>
        <w:t>F</w:t>
      </w:r>
      <w:r>
        <w:t xml:space="preserve"> &lt; 1, BF</w:t>
      </w:r>
      <w:r>
        <w:rPr>
          <w:vertAlign w:val="subscript"/>
        </w:rPr>
        <w:t>10</w:t>
      </w:r>
      <w:r>
        <w:t xml:space="preserve"> = 0.25 ± 1.36%. Again, memory score analysis suggests there was better memory for predictive cues than for non-</w:t>
      </w:r>
      <w:r>
        <w:lastRenderedPageBreak/>
        <w:t>predictive cues in group Certain, whereas this difference was not present in group Uncertain. The Bayesian analysis suggests that, overall, memory was equivalent in the two groups.</w:t>
      </w:r>
    </w:p>
    <w:p w14:paraId="0A1D2F00" w14:textId="77777777" w:rsidR="00B25359" w:rsidRDefault="00000000">
      <w:pPr>
        <w:pStyle w:val="Heading2"/>
      </w:pPr>
      <w:bookmarkStart w:id="128" w:name="discussion"/>
      <w:bookmarkEnd w:id="124"/>
      <w:r>
        <w:t>Discussion</w:t>
      </w:r>
    </w:p>
    <w:p w14:paraId="0A1D2F01" w14:textId="77777777" w:rsidR="00B25359" w:rsidRDefault="00000000">
      <w:pPr>
        <w:pStyle w:val="FirstParagraph"/>
      </w:pPr>
      <w:r>
        <w:t>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uncertain group, with evidence to suggest memory for predictive and non-predictive cues was equivalent. This is consistent with previous studies (Beesley et al., 2015; Easdale et al., 2019) 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certain group. However, we hypothesised that the previously observed effect of uncertainty on increased overt attention (e.g., Beesley et al., 2015) would lead to better memory for cues in the Uncertain condition. This was not the case: in a final recognition memory test, the two groups showed a similar overall level of recognition memory for the cues.</w:t>
      </w:r>
    </w:p>
    <w:p w14:paraId="0A1D2F02" w14:textId="77777777" w:rsidR="00B25359" w:rsidRDefault="00000000">
      <w:pPr>
        <w:pStyle w:val="BodyText"/>
      </w:pPr>
      <w:r>
        <w:t xml:space="preserve">A central distinction made in Easdale et al. (2019) was that between </w:t>
      </w:r>
      <w:r>
        <w:rPr>
          <w:i/>
          <w:iCs/>
        </w:rPr>
        <w:t>expected-</w:t>
      </w:r>
      <w:r>
        <w:t xml:space="preserve"> and </w:t>
      </w:r>
      <w:r>
        <w:rPr>
          <w:i/>
          <w:iCs/>
        </w:rPr>
        <w:t>unexpected-uncertainty</w:t>
      </w:r>
      <w:r>
        <w:t xml:space="preserve">. In those experiments, participants who experienced a sustained period of training with uncertain compounds (as is the case in group “Uncertain” in Experiment 1) learnt more slowly about new contingencies, compared to a group that received a sudden and unexpected change in the contingencies. Thus, it may be the case that the current uncertain </w:t>
      </w:r>
      <w:r>
        <w:lastRenderedPageBreak/>
        <w:t>condition does not promote higher recognition memory overall, because participants have come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acute period of uncertainty may (re)engage a mode of exploratory attentional processing for the cues, which would result in better memory of those cues. Experiment 2 tested this hypothesis.</w:t>
      </w:r>
    </w:p>
    <w:p w14:paraId="0A1D2F03" w14:textId="77777777" w:rsidR="00B25359" w:rsidRDefault="00000000">
      <w:pPr>
        <w:pStyle w:val="Heading1"/>
      </w:pPr>
      <w:bookmarkStart w:id="129" w:name="experiment-2"/>
      <w:bookmarkEnd w:id="35"/>
      <w:bookmarkEnd w:id="128"/>
      <w:r>
        <w:t>Experiment 2</w:t>
      </w:r>
    </w:p>
    <w:p w14:paraId="0A1D2F04" w14:textId="2BB880AF" w:rsidR="00B25359" w:rsidRDefault="00000000">
      <w:pPr>
        <w:pStyle w:val="FirstParagraph"/>
      </w:pPr>
      <w:r>
        <w:t xml:space="preserve">Experiment 2 aimed to examine whether the introduction of uncertainty, following a period of certain training (i.e., unexpected uncertainty), would lead to an increase in cue-processing, as determined by better recognition memory for the cues. The design of Experiment 2 can be seen in </w:t>
      </w:r>
      <w:hyperlink w:anchor="tbl-exp2">
        <w:r w:rsidR="00B25359">
          <w:rPr>
            <w:rStyle w:val="Hyperlink"/>
          </w:rPr>
          <w:t>Table 2</w:t>
        </w:r>
      </w:hyperlink>
      <w:r>
        <w:t xml:space="preserve">. The experiment consisted of three groups. Groups Certain Long and Certain Short received training that was similar to the Certain condition from Experiment 1, experiencing certain contingencies between the cue compounds and the outcomes throughout the training phase, differing only in the amount of training they experienced. Group </w:t>
      </w:r>
      <w:ins w:id="130" w:author="Muniz-Diez, Clara" w:date="2025-09-10T12:52:00Z" w16du:dateUtc="2025-09-10T11:52:00Z">
        <w:r w:rsidR="00530EB4">
          <w:t xml:space="preserve">Unexpected </w:t>
        </w:r>
      </w:ins>
      <w:r>
        <w:t>Uncertain first experienced the certain contingencies before the contingencies became uncertain for a short period before the recognition memory test. Our prediction was that, if the introduction of unexpected uncertainty promotes greater levels of exploratory attention, then we should see better recognition memory performance in this uncertain condition, compared to the certain condition.</w:t>
      </w:r>
    </w:p>
    <w:p w14:paraId="0A1D2F05" w14:textId="77777777" w:rsidR="00B25359" w:rsidRDefault="00000000">
      <w:pPr>
        <w:pStyle w:val="FigureTitle"/>
      </w:pPr>
      <w:bookmarkStart w:id="131" w:name="tbl-exp2"/>
      <w:r>
        <w:lastRenderedPageBreak/>
        <w:t>Table 2</w:t>
      </w:r>
    </w:p>
    <w:p w14:paraId="0A1D2F06" w14:textId="77777777" w:rsidR="00B25359" w:rsidRDefault="00000000">
      <w:pPr>
        <w:pStyle w:val="Caption"/>
      </w:pPr>
      <w:r>
        <w:t>Design of Experiment 2</w:t>
      </w:r>
    </w:p>
    <w:tbl>
      <w:tblPr>
        <w:tblStyle w:val="Table"/>
        <w:tblW w:w="4875" w:type="pct"/>
        <w:tblLayout w:type="fixed"/>
        <w:tblLook w:val="0020" w:firstRow="1" w:lastRow="0" w:firstColumn="0" w:lastColumn="0" w:noHBand="0" w:noVBand="0"/>
      </w:tblPr>
      <w:tblGrid>
        <w:gridCol w:w="1872"/>
        <w:gridCol w:w="1755"/>
        <w:gridCol w:w="3276"/>
        <w:gridCol w:w="2223"/>
      </w:tblGrid>
      <w:tr w:rsidR="00B25359" w14:paraId="0A1D2F0B"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584" w:type="dxa"/>
          </w:tcPr>
          <w:p w14:paraId="0A1D2F07" w14:textId="77777777" w:rsidR="00B25359" w:rsidRDefault="00000000">
            <w:pPr>
              <w:pStyle w:val="Compact"/>
            </w:pPr>
            <w:r>
              <w:t>Group</w:t>
            </w:r>
          </w:p>
        </w:tc>
        <w:tc>
          <w:tcPr>
            <w:tcW w:w="1485" w:type="dxa"/>
          </w:tcPr>
          <w:p w14:paraId="0A1D2F08" w14:textId="77777777" w:rsidR="00B25359" w:rsidRDefault="00000000">
            <w:pPr>
              <w:pStyle w:val="Compact"/>
            </w:pPr>
            <w:r>
              <w:t>Stage 1</w:t>
            </w:r>
          </w:p>
        </w:tc>
        <w:tc>
          <w:tcPr>
            <w:tcW w:w="2772" w:type="dxa"/>
          </w:tcPr>
          <w:p w14:paraId="0A1D2F09" w14:textId="77777777" w:rsidR="00B25359" w:rsidRDefault="00000000">
            <w:pPr>
              <w:pStyle w:val="Compact"/>
              <w:jc w:val="center"/>
            </w:pPr>
            <w:r>
              <w:t>Stage 2</w:t>
            </w:r>
          </w:p>
        </w:tc>
        <w:tc>
          <w:tcPr>
            <w:tcW w:w="1881" w:type="dxa"/>
          </w:tcPr>
          <w:p w14:paraId="0A1D2F0A" w14:textId="77777777" w:rsidR="00B25359" w:rsidRDefault="00000000">
            <w:pPr>
              <w:pStyle w:val="Compact"/>
              <w:jc w:val="center"/>
            </w:pPr>
            <w:r>
              <w:t>Test</w:t>
            </w:r>
          </w:p>
        </w:tc>
      </w:tr>
      <w:tr w:rsidR="00B25359" w:rsidRPr="008823D3" w14:paraId="0A1D2F19" w14:textId="77777777">
        <w:tc>
          <w:tcPr>
            <w:tcW w:w="1584" w:type="dxa"/>
          </w:tcPr>
          <w:p w14:paraId="0A1D2F0C" w14:textId="77777777" w:rsidR="00B25359" w:rsidRDefault="00000000">
            <w:pPr>
              <w:pStyle w:val="Compact"/>
            </w:pPr>
            <w:r>
              <w:t>Certain Long</w:t>
            </w:r>
          </w:p>
        </w:tc>
        <w:tc>
          <w:tcPr>
            <w:tcW w:w="1485" w:type="dxa"/>
          </w:tcPr>
          <w:p w14:paraId="0A1D2F0D" w14:textId="77777777" w:rsidR="00B25359" w:rsidRPr="005A3CE6" w:rsidRDefault="00000000">
            <w:pPr>
              <w:pStyle w:val="FigureWithNote"/>
              <w:rPr>
                <w:lang w:val="es-ES"/>
                <w:rPrChange w:id="132" w:author="Muniz-Diez, Clara" w:date="2025-09-10T10:21:00Z" w16du:dateUtc="2025-09-10T09:21:00Z">
                  <w:rPr/>
                </w:rPrChange>
              </w:rPr>
            </w:pPr>
            <w:r w:rsidRPr="005A3CE6">
              <w:rPr>
                <w:lang w:val="es-ES"/>
                <w:rPrChange w:id="133" w:author="Muniz-Diez, Clara" w:date="2025-09-10T10:21:00Z" w16du:dateUtc="2025-09-10T09:21:00Z">
                  <w:rPr/>
                </w:rPrChange>
              </w:rPr>
              <w:t>AX - O1</w:t>
            </w:r>
          </w:p>
          <w:p w14:paraId="0A1D2F0E" w14:textId="77777777" w:rsidR="00B25359" w:rsidRPr="005A3CE6" w:rsidRDefault="00000000">
            <w:pPr>
              <w:pStyle w:val="FigureWithNote"/>
              <w:rPr>
                <w:lang w:val="es-ES"/>
                <w:rPrChange w:id="134" w:author="Muniz-Diez, Clara" w:date="2025-09-10T10:21:00Z" w16du:dateUtc="2025-09-10T09:21:00Z">
                  <w:rPr/>
                </w:rPrChange>
              </w:rPr>
            </w:pPr>
            <w:r w:rsidRPr="005A3CE6">
              <w:rPr>
                <w:lang w:val="es-ES"/>
                <w:rPrChange w:id="135" w:author="Muniz-Diez, Clara" w:date="2025-09-10T10:21:00Z" w16du:dateUtc="2025-09-10T09:21:00Z">
                  <w:rPr/>
                </w:rPrChange>
              </w:rPr>
              <w:t>AY - O1</w:t>
            </w:r>
          </w:p>
          <w:p w14:paraId="0A1D2F0F" w14:textId="77777777" w:rsidR="00B25359" w:rsidRPr="005A3CE6" w:rsidRDefault="00000000">
            <w:pPr>
              <w:pStyle w:val="FigureWithNote"/>
              <w:rPr>
                <w:lang w:val="es-ES"/>
                <w:rPrChange w:id="136" w:author="Muniz-Diez, Clara" w:date="2025-09-10T10:21:00Z" w16du:dateUtc="2025-09-10T09:21:00Z">
                  <w:rPr/>
                </w:rPrChange>
              </w:rPr>
            </w:pPr>
            <w:r w:rsidRPr="005A3CE6">
              <w:rPr>
                <w:lang w:val="es-ES"/>
                <w:rPrChange w:id="137" w:author="Muniz-Diez, Clara" w:date="2025-09-10T10:21:00Z" w16du:dateUtc="2025-09-10T09:21:00Z">
                  <w:rPr/>
                </w:rPrChange>
              </w:rPr>
              <w:t>BX - O2</w:t>
            </w:r>
          </w:p>
          <w:p w14:paraId="0A1D2F10" w14:textId="77777777" w:rsidR="00B25359" w:rsidRPr="005A3CE6" w:rsidRDefault="00000000">
            <w:pPr>
              <w:pStyle w:val="FigureWithNote"/>
              <w:rPr>
                <w:lang w:val="es-ES"/>
                <w:rPrChange w:id="138" w:author="Muniz-Diez, Clara" w:date="2025-09-10T10:21:00Z" w16du:dateUtc="2025-09-10T09:21:00Z">
                  <w:rPr/>
                </w:rPrChange>
              </w:rPr>
            </w:pPr>
            <w:r w:rsidRPr="005A3CE6">
              <w:rPr>
                <w:lang w:val="es-ES"/>
                <w:rPrChange w:id="139" w:author="Muniz-Diez, Clara" w:date="2025-09-10T10:21:00Z" w16du:dateUtc="2025-09-10T09:21:00Z">
                  <w:rPr/>
                </w:rPrChange>
              </w:rPr>
              <w:t>BY - O2</w:t>
            </w:r>
          </w:p>
        </w:tc>
        <w:tc>
          <w:tcPr>
            <w:tcW w:w="2772" w:type="dxa"/>
          </w:tcPr>
          <w:p w14:paraId="0A1D2F11" w14:textId="77777777" w:rsidR="00B25359" w:rsidRPr="005A3CE6" w:rsidRDefault="00000000">
            <w:pPr>
              <w:pStyle w:val="FigureWithNote"/>
              <w:jc w:val="center"/>
              <w:rPr>
                <w:lang w:val="es-ES"/>
                <w:rPrChange w:id="140" w:author="Muniz-Diez, Clara" w:date="2025-09-10T10:21:00Z" w16du:dateUtc="2025-09-10T09:21:00Z">
                  <w:rPr/>
                </w:rPrChange>
              </w:rPr>
            </w:pPr>
            <w:r w:rsidRPr="005A3CE6">
              <w:rPr>
                <w:lang w:val="es-ES"/>
                <w:rPrChange w:id="141" w:author="Muniz-Diez, Clara" w:date="2025-09-10T10:21:00Z" w16du:dateUtc="2025-09-10T09:21:00Z">
                  <w:rPr/>
                </w:rPrChange>
              </w:rPr>
              <w:t>AX - O1</w:t>
            </w:r>
          </w:p>
          <w:p w14:paraId="0A1D2F12" w14:textId="77777777" w:rsidR="00B25359" w:rsidRPr="005A3CE6" w:rsidRDefault="00000000">
            <w:pPr>
              <w:pStyle w:val="FigureWithNote"/>
              <w:jc w:val="center"/>
              <w:rPr>
                <w:lang w:val="es-ES"/>
                <w:rPrChange w:id="142" w:author="Muniz-Diez, Clara" w:date="2025-09-10T10:21:00Z" w16du:dateUtc="2025-09-10T09:21:00Z">
                  <w:rPr/>
                </w:rPrChange>
              </w:rPr>
            </w:pPr>
            <w:r w:rsidRPr="005A3CE6">
              <w:rPr>
                <w:lang w:val="es-ES"/>
                <w:rPrChange w:id="143" w:author="Muniz-Diez, Clara" w:date="2025-09-10T10:21:00Z" w16du:dateUtc="2025-09-10T09:21:00Z">
                  <w:rPr/>
                </w:rPrChange>
              </w:rPr>
              <w:t>AY - O1</w:t>
            </w:r>
          </w:p>
          <w:p w14:paraId="0A1D2F13" w14:textId="77777777" w:rsidR="00B25359" w:rsidRPr="005A3CE6" w:rsidRDefault="00000000">
            <w:pPr>
              <w:pStyle w:val="FigureWithNote"/>
              <w:jc w:val="center"/>
              <w:rPr>
                <w:lang w:val="es-ES"/>
                <w:rPrChange w:id="144" w:author="Muniz-Diez, Clara" w:date="2025-09-10T10:21:00Z" w16du:dateUtc="2025-09-10T09:21:00Z">
                  <w:rPr/>
                </w:rPrChange>
              </w:rPr>
            </w:pPr>
            <w:r w:rsidRPr="005A3CE6">
              <w:rPr>
                <w:lang w:val="es-ES"/>
                <w:rPrChange w:id="145" w:author="Muniz-Diez, Clara" w:date="2025-09-10T10:21:00Z" w16du:dateUtc="2025-09-10T09:21:00Z">
                  <w:rPr/>
                </w:rPrChange>
              </w:rPr>
              <w:t>BX - O2</w:t>
            </w:r>
          </w:p>
          <w:p w14:paraId="0A1D2F14" w14:textId="77777777" w:rsidR="00B25359" w:rsidRPr="005A3CE6" w:rsidRDefault="00000000">
            <w:pPr>
              <w:pStyle w:val="FigureWithNote"/>
              <w:jc w:val="center"/>
              <w:rPr>
                <w:lang w:val="es-ES"/>
                <w:rPrChange w:id="146" w:author="Muniz-Diez, Clara" w:date="2025-09-10T10:21:00Z" w16du:dateUtc="2025-09-10T09:21:00Z">
                  <w:rPr/>
                </w:rPrChange>
              </w:rPr>
            </w:pPr>
            <w:r w:rsidRPr="005A3CE6">
              <w:rPr>
                <w:lang w:val="es-ES"/>
                <w:rPrChange w:id="147" w:author="Muniz-Diez, Clara" w:date="2025-09-10T10:21:00Z" w16du:dateUtc="2025-09-10T09:21:00Z">
                  <w:rPr/>
                </w:rPrChange>
              </w:rPr>
              <w:t>BY - O2</w:t>
            </w:r>
          </w:p>
        </w:tc>
        <w:tc>
          <w:tcPr>
            <w:tcW w:w="1881" w:type="dxa"/>
          </w:tcPr>
          <w:p w14:paraId="0A1D2F15" w14:textId="77777777" w:rsidR="00B25359" w:rsidRPr="005A3CE6" w:rsidRDefault="00000000">
            <w:pPr>
              <w:pStyle w:val="FigureWithNote"/>
              <w:jc w:val="center"/>
              <w:rPr>
                <w:lang w:val="es-ES"/>
                <w:rPrChange w:id="148" w:author="Muniz-Diez, Clara" w:date="2025-09-10T10:21:00Z" w16du:dateUtc="2025-09-10T09:21:00Z">
                  <w:rPr/>
                </w:rPrChange>
              </w:rPr>
            </w:pPr>
            <w:r w:rsidRPr="005A3CE6">
              <w:rPr>
                <w:lang w:val="es-ES"/>
                <w:rPrChange w:id="149" w:author="Muniz-Diez, Clara" w:date="2025-09-10T10:21:00Z" w16du:dateUtc="2025-09-10T09:21:00Z">
                  <w:rPr/>
                </w:rPrChange>
              </w:rPr>
              <w:t xml:space="preserve">A vs </w:t>
            </w:r>
            <w:r w:rsidRPr="005A3CE6">
              <w:rPr>
                <w:i/>
                <w:iCs/>
                <w:lang w:val="es-ES"/>
                <w:rPrChange w:id="150" w:author="Muniz-Diez, Clara" w:date="2025-09-10T10:21:00Z" w16du:dateUtc="2025-09-10T09:21:00Z">
                  <w:rPr>
                    <w:i/>
                    <w:iCs/>
                  </w:rPr>
                </w:rPrChange>
              </w:rPr>
              <w:t>b</w:t>
            </w:r>
            <w:r w:rsidRPr="005A3CE6">
              <w:rPr>
                <w:lang w:val="es-ES"/>
                <w:rPrChange w:id="151" w:author="Muniz-Diez, Clara" w:date="2025-09-10T10:21:00Z" w16du:dateUtc="2025-09-10T09:21:00Z">
                  <w:rPr/>
                </w:rPrChange>
              </w:rPr>
              <w:t>/</w:t>
            </w:r>
            <w:r w:rsidRPr="005A3CE6">
              <w:rPr>
                <w:i/>
                <w:iCs/>
                <w:lang w:val="es-ES"/>
                <w:rPrChange w:id="152" w:author="Muniz-Diez, Clara" w:date="2025-09-10T10:21:00Z" w16du:dateUtc="2025-09-10T09:21:00Z">
                  <w:rPr>
                    <w:i/>
                    <w:iCs/>
                  </w:rPr>
                </w:rPrChange>
              </w:rPr>
              <w:t>x</w:t>
            </w:r>
            <w:r w:rsidRPr="005A3CE6">
              <w:rPr>
                <w:lang w:val="es-ES"/>
                <w:rPrChange w:id="153" w:author="Muniz-Diez, Clara" w:date="2025-09-10T10:21:00Z" w16du:dateUtc="2025-09-10T09:21:00Z">
                  <w:rPr/>
                </w:rPrChange>
              </w:rPr>
              <w:t>/</w:t>
            </w:r>
            <w:r w:rsidRPr="005A3CE6">
              <w:rPr>
                <w:i/>
                <w:iCs/>
                <w:lang w:val="es-ES"/>
                <w:rPrChange w:id="154" w:author="Muniz-Diez, Clara" w:date="2025-09-10T10:21:00Z" w16du:dateUtc="2025-09-10T09:21:00Z">
                  <w:rPr>
                    <w:i/>
                    <w:iCs/>
                  </w:rPr>
                </w:rPrChange>
              </w:rPr>
              <w:t>y</w:t>
            </w:r>
          </w:p>
          <w:p w14:paraId="0A1D2F16" w14:textId="77777777" w:rsidR="00B25359" w:rsidRPr="005A3CE6" w:rsidRDefault="00000000">
            <w:pPr>
              <w:pStyle w:val="FigureWithNote"/>
              <w:jc w:val="center"/>
              <w:rPr>
                <w:lang w:val="es-ES"/>
                <w:rPrChange w:id="155" w:author="Muniz-Diez, Clara" w:date="2025-09-10T10:21:00Z" w16du:dateUtc="2025-09-10T09:21:00Z">
                  <w:rPr/>
                </w:rPrChange>
              </w:rPr>
            </w:pPr>
            <w:r w:rsidRPr="005A3CE6">
              <w:rPr>
                <w:lang w:val="es-ES"/>
                <w:rPrChange w:id="156" w:author="Muniz-Diez, Clara" w:date="2025-09-10T10:21:00Z" w16du:dateUtc="2025-09-10T09:21:00Z">
                  <w:rPr/>
                </w:rPrChange>
              </w:rPr>
              <w:t xml:space="preserve">B vs </w:t>
            </w:r>
            <w:r w:rsidRPr="005A3CE6">
              <w:rPr>
                <w:i/>
                <w:iCs/>
                <w:lang w:val="es-ES"/>
                <w:rPrChange w:id="157" w:author="Muniz-Diez, Clara" w:date="2025-09-10T10:21:00Z" w16du:dateUtc="2025-09-10T09:21:00Z">
                  <w:rPr>
                    <w:i/>
                    <w:iCs/>
                  </w:rPr>
                </w:rPrChange>
              </w:rPr>
              <w:t>a</w:t>
            </w:r>
            <w:r w:rsidRPr="005A3CE6">
              <w:rPr>
                <w:lang w:val="es-ES"/>
                <w:rPrChange w:id="158" w:author="Muniz-Diez, Clara" w:date="2025-09-10T10:21:00Z" w16du:dateUtc="2025-09-10T09:21:00Z">
                  <w:rPr/>
                </w:rPrChange>
              </w:rPr>
              <w:t>/</w:t>
            </w:r>
            <w:r w:rsidRPr="005A3CE6">
              <w:rPr>
                <w:i/>
                <w:iCs/>
                <w:lang w:val="es-ES"/>
                <w:rPrChange w:id="159" w:author="Muniz-Diez, Clara" w:date="2025-09-10T10:21:00Z" w16du:dateUtc="2025-09-10T09:21:00Z">
                  <w:rPr>
                    <w:i/>
                    <w:iCs/>
                  </w:rPr>
                </w:rPrChange>
              </w:rPr>
              <w:t>x</w:t>
            </w:r>
            <w:r w:rsidRPr="005A3CE6">
              <w:rPr>
                <w:lang w:val="es-ES"/>
                <w:rPrChange w:id="160" w:author="Muniz-Diez, Clara" w:date="2025-09-10T10:21:00Z" w16du:dateUtc="2025-09-10T09:21:00Z">
                  <w:rPr/>
                </w:rPrChange>
              </w:rPr>
              <w:t>/</w:t>
            </w:r>
            <w:r w:rsidRPr="005A3CE6">
              <w:rPr>
                <w:i/>
                <w:iCs/>
                <w:lang w:val="es-ES"/>
                <w:rPrChange w:id="161" w:author="Muniz-Diez, Clara" w:date="2025-09-10T10:21:00Z" w16du:dateUtc="2025-09-10T09:21:00Z">
                  <w:rPr>
                    <w:i/>
                    <w:iCs/>
                  </w:rPr>
                </w:rPrChange>
              </w:rPr>
              <w:t>y</w:t>
            </w:r>
          </w:p>
          <w:p w14:paraId="0A1D2F17" w14:textId="77777777" w:rsidR="00B25359" w:rsidRPr="005A3CE6" w:rsidRDefault="00000000">
            <w:pPr>
              <w:pStyle w:val="FigureWithNote"/>
              <w:jc w:val="center"/>
              <w:rPr>
                <w:lang w:val="es-ES"/>
                <w:rPrChange w:id="162" w:author="Muniz-Diez, Clara" w:date="2025-09-10T10:21:00Z" w16du:dateUtc="2025-09-10T09:21:00Z">
                  <w:rPr/>
                </w:rPrChange>
              </w:rPr>
            </w:pPr>
            <w:r w:rsidRPr="005A3CE6">
              <w:rPr>
                <w:lang w:val="es-ES"/>
                <w:rPrChange w:id="163" w:author="Muniz-Diez, Clara" w:date="2025-09-10T10:21:00Z" w16du:dateUtc="2025-09-10T09:21:00Z">
                  <w:rPr/>
                </w:rPrChange>
              </w:rPr>
              <w:t xml:space="preserve">X vs </w:t>
            </w:r>
            <w:r w:rsidRPr="005A3CE6">
              <w:rPr>
                <w:i/>
                <w:iCs/>
                <w:lang w:val="es-ES"/>
                <w:rPrChange w:id="164" w:author="Muniz-Diez, Clara" w:date="2025-09-10T10:21:00Z" w16du:dateUtc="2025-09-10T09:21:00Z">
                  <w:rPr>
                    <w:i/>
                    <w:iCs/>
                  </w:rPr>
                </w:rPrChange>
              </w:rPr>
              <w:t>a</w:t>
            </w:r>
            <w:r w:rsidRPr="005A3CE6">
              <w:rPr>
                <w:lang w:val="es-ES"/>
                <w:rPrChange w:id="165" w:author="Muniz-Diez, Clara" w:date="2025-09-10T10:21:00Z" w16du:dateUtc="2025-09-10T09:21:00Z">
                  <w:rPr/>
                </w:rPrChange>
              </w:rPr>
              <w:t>/</w:t>
            </w:r>
            <w:r w:rsidRPr="005A3CE6">
              <w:rPr>
                <w:i/>
                <w:iCs/>
                <w:lang w:val="es-ES"/>
                <w:rPrChange w:id="166" w:author="Muniz-Diez, Clara" w:date="2025-09-10T10:21:00Z" w16du:dateUtc="2025-09-10T09:21:00Z">
                  <w:rPr>
                    <w:i/>
                    <w:iCs/>
                  </w:rPr>
                </w:rPrChange>
              </w:rPr>
              <w:t>b</w:t>
            </w:r>
            <w:r w:rsidRPr="005A3CE6">
              <w:rPr>
                <w:lang w:val="es-ES"/>
                <w:rPrChange w:id="167" w:author="Muniz-Diez, Clara" w:date="2025-09-10T10:21:00Z" w16du:dateUtc="2025-09-10T09:21:00Z">
                  <w:rPr/>
                </w:rPrChange>
              </w:rPr>
              <w:t>/</w:t>
            </w:r>
            <w:r w:rsidRPr="005A3CE6">
              <w:rPr>
                <w:i/>
                <w:iCs/>
                <w:lang w:val="es-ES"/>
                <w:rPrChange w:id="168" w:author="Muniz-Diez, Clara" w:date="2025-09-10T10:21:00Z" w16du:dateUtc="2025-09-10T09:21:00Z">
                  <w:rPr>
                    <w:i/>
                    <w:iCs/>
                  </w:rPr>
                </w:rPrChange>
              </w:rPr>
              <w:t>y</w:t>
            </w:r>
          </w:p>
          <w:p w14:paraId="0A1D2F18" w14:textId="77777777" w:rsidR="00B25359" w:rsidRPr="005A3CE6" w:rsidRDefault="00000000">
            <w:pPr>
              <w:pStyle w:val="FigureWithNote"/>
              <w:jc w:val="center"/>
              <w:rPr>
                <w:lang w:val="es-ES"/>
                <w:rPrChange w:id="169" w:author="Muniz-Diez, Clara" w:date="2025-09-10T10:21:00Z" w16du:dateUtc="2025-09-10T09:21:00Z">
                  <w:rPr/>
                </w:rPrChange>
              </w:rPr>
            </w:pPr>
            <w:r w:rsidRPr="005A3CE6">
              <w:rPr>
                <w:lang w:val="es-ES"/>
                <w:rPrChange w:id="170" w:author="Muniz-Diez, Clara" w:date="2025-09-10T10:21:00Z" w16du:dateUtc="2025-09-10T09:21:00Z">
                  <w:rPr/>
                </w:rPrChange>
              </w:rPr>
              <w:t xml:space="preserve">Y vs </w:t>
            </w:r>
            <w:r w:rsidRPr="005A3CE6">
              <w:rPr>
                <w:i/>
                <w:iCs/>
                <w:lang w:val="es-ES"/>
                <w:rPrChange w:id="171" w:author="Muniz-Diez, Clara" w:date="2025-09-10T10:21:00Z" w16du:dateUtc="2025-09-10T09:21:00Z">
                  <w:rPr>
                    <w:i/>
                    <w:iCs/>
                  </w:rPr>
                </w:rPrChange>
              </w:rPr>
              <w:t>a</w:t>
            </w:r>
            <w:r w:rsidRPr="005A3CE6">
              <w:rPr>
                <w:lang w:val="es-ES"/>
                <w:rPrChange w:id="172" w:author="Muniz-Diez, Clara" w:date="2025-09-10T10:21:00Z" w16du:dateUtc="2025-09-10T09:21:00Z">
                  <w:rPr/>
                </w:rPrChange>
              </w:rPr>
              <w:t>/</w:t>
            </w:r>
            <w:r w:rsidRPr="005A3CE6">
              <w:rPr>
                <w:i/>
                <w:iCs/>
                <w:lang w:val="es-ES"/>
                <w:rPrChange w:id="173" w:author="Muniz-Diez, Clara" w:date="2025-09-10T10:21:00Z" w16du:dateUtc="2025-09-10T09:21:00Z">
                  <w:rPr>
                    <w:i/>
                    <w:iCs/>
                  </w:rPr>
                </w:rPrChange>
              </w:rPr>
              <w:t>b</w:t>
            </w:r>
            <w:r w:rsidRPr="005A3CE6">
              <w:rPr>
                <w:lang w:val="es-ES"/>
                <w:rPrChange w:id="174" w:author="Muniz-Diez, Clara" w:date="2025-09-10T10:21:00Z" w16du:dateUtc="2025-09-10T09:21:00Z">
                  <w:rPr/>
                </w:rPrChange>
              </w:rPr>
              <w:t>/</w:t>
            </w:r>
            <w:r w:rsidRPr="005A3CE6">
              <w:rPr>
                <w:i/>
                <w:iCs/>
                <w:lang w:val="es-ES"/>
                <w:rPrChange w:id="175" w:author="Muniz-Diez, Clara" w:date="2025-09-10T10:21:00Z" w16du:dateUtc="2025-09-10T09:21:00Z">
                  <w:rPr>
                    <w:i/>
                    <w:iCs/>
                  </w:rPr>
                </w:rPrChange>
              </w:rPr>
              <w:t>x</w:t>
            </w:r>
          </w:p>
        </w:tc>
      </w:tr>
      <w:tr w:rsidR="00B25359" w:rsidRPr="008823D3" w14:paraId="0A1D2F24" w14:textId="77777777">
        <w:tc>
          <w:tcPr>
            <w:tcW w:w="1584" w:type="dxa"/>
          </w:tcPr>
          <w:p w14:paraId="0A1D2F1A" w14:textId="77777777" w:rsidR="00B25359" w:rsidRDefault="00000000">
            <w:pPr>
              <w:pStyle w:val="Compact"/>
            </w:pPr>
            <w:r>
              <w:t>Certain Short</w:t>
            </w:r>
          </w:p>
        </w:tc>
        <w:tc>
          <w:tcPr>
            <w:tcW w:w="1485" w:type="dxa"/>
          </w:tcPr>
          <w:p w14:paraId="0A1D2F1B" w14:textId="77777777" w:rsidR="00B25359" w:rsidRPr="005A3CE6" w:rsidRDefault="00000000">
            <w:pPr>
              <w:pStyle w:val="FigureWithNote"/>
              <w:rPr>
                <w:lang w:val="es-ES"/>
                <w:rPrChange w:id="176" w:author="Muniz-Diez, Clara" w:date="2025-09-10T10:21:00Z" w16du:dateUtc="2025-09-10T09:21:00Z">
                  <w:rPr/>
                </w:rPrChange>
              </w:rPr>
            </w:pPr>
            <w:r w:rsidRPr="005A3CE6">
              <w:rPr>
                <w:lang w:val="es-ES"/>
                <w:rPrChange w:id="177" w:author="Muniz-Diez, Clara" w:date="2025-09-10T10:21:00Z" w16du:dateUtc="2025-09-10T09:21:00Z">
                  <w:rPr/>
                </w:rPrChange>
              </w:rPr>
              <w:t>AX - O1</w:t>
            </w:r>
          </w:p>
          <w:p w14:paraId="0A1D2F1C" w14:textId="77777777" w:rsidR="00B25359" w:rsidRPr="005A3CE6" w:rsidRDefault="00000000">
            <w:pPr>
              <w:pStyle w:val="FigureWithNote"/>
              <w:rPr>
                <w:lang w:val="es-ES"/>
                <w:rPrChange w:id="178" w:author="Muniz-Diez, Clara" w:date="2025-09-10T10:21:00Z" w16du:dateUtc="2025-09-10T09:21:00Z">
                  <w:rPr/>
                </w:rPrChange>
              </w:rPr>
            </w:pPr>
            <w:r w:rsidRPr="005A3CE6">
              <w:rPr>
                <w:lang w:val="es-ES"/>
                <w:rPrChange w:id="179" w:author="Muniz-Diez, Clara" w:date="2025-09-10T10:21:00Z" w16du:dateUtc="2025-09-10T09:21:00Z">
                  <w:rPr/>
                </w:rPrChange>
              </w:rPr>
              <w:t>AY - O1</w:t>
            </w:r>
          </w:p>
          <w:p w14:paraId="0A1D2F1D" w14:textId="77777777" w:rsidR="00B25359" w:rsidRPr="005A3CE6" w:rsidRDefault="00000000">
            <w:pPr>
              <w:pStyle w:val="FigureWithNote"/>
              <w:rPr>
                <w:lang w:val="es-ES"/>
                <w:rPrChange w:id="180" w:author="Muniz-Diez, Clara" w:date="2025-09-10T10:21:00Z" w16du:dateUtc="2025-09-10T09:21:00Z">
                  <w:rPr/>
                </w:rPrChange>
              </w:rPr>
            </w:pPr>
            <w:r w:rsidRPr="005A3CE6">
              <w:rPr>
                <w:lang w:val="es-ES"/>
                <w:rPrChange w:id="181" w:author="Muniz-Diez, Clara" w:date="2025-09-10T10:21:00Z" w16du:dateUtc="2025-09-10T09:21:00Z">
                  <w:rPr/>
                </w:rPrChange>
              </w:rPr>
              <w:t>BX - O2</w:t>
            </w:r>
          </w:p>
          <w:p w14:paraId="0A1D2F1E" w14:textId="77777777" w:rsidR="00B25359" w:rsidRPr="005A3CE6" w:rsidRDefault="00000000">
            <w:pPr>
              <w:pStyle w:val="FigureWithNote"/>
              <w:rPr>
                <w:lang w:val="es-ES"/>
                <w:rPrChange w:id="182" w:author="Muniz-Diez, Clara" w:date="2025-09-10T10:21:00Z" w16du:dateUtc="2025-09-10T09:21:00Z">
                  <w:rPr/>
                </w:rPrChange>
              </w:rPr>
            </w:pPr>
            <w:r w:rsidRPr="005A3CE6">
              <w:rPr>
                <w:lang w:val="es-ES"/>
                <w:rPrChange w:id="183" w:author="Muniz-Diez, Clara" w:date="2025-09-10T10:21:00Z" w16du:dateUtc="2025-09-10T09:21:00Z">
                  <w:rPr/>
                </w:rPrChange>
              </w:rPr>
              <w:t>BY - O2</w:t>
            </w:r>
          </w:p>
        </w:tc>
        <w:tc>
          <w:tcPr>
            <w:tcW w:w="2772" w:type="dxa"/>
          </w:tcPr>
          <w:p w14:paraId="0A1D2F1F" w14:textId="77777777" w:rsidR="00B25359" w:rsidRPr="005A3CE6" w:rsidRDefault="00B25359">
            <w:pPr>
              <w:pStyle w:val="Compact"/>
              <w:rPr>
                <w:lang w:val="es-ES"/>
                <w:rPrChange w:id="184" w:author="Muniz-Diez, Clara" w:date="2025-09-10T10:21:00Z" w16du:dateUtc="2025-09-10T09:21:00Z">
                  <w:rPr/>
                </w:rPrChange>
              </w:rPr>
            </w:pPr>
          </w:p>
        </w:tc>
        <w:tc>
          <w:tcPr>
            <w:tcW w:w="1881" w:type="dxa"/>
          </w:tcPr>
          <w:p w14:paraId="0A1D2F20" w14:textId="77777777" w:rsidR="00B25359" w:rsidRPr="005A3CE6" w:rsidRDefault="00000000">
            <w:pPr>
              <w:pStyle w:val="FigureWithNote"/>
              <w:jc w:val="center"/>
              <w:rPr>
                <w:lang w:val="es-ES"/>
                <w:rPrChange w:id="185" w:author="Muniz-Diez, Clara" w:date="2025-09-10T10:21:00Z" w16du:dateUtc="2025-09-10T09:21:00Z">
                  <w:rPr/>
                </w:rPrChange>
              </w:rPr>
            </w:pPr>
            <w:r w:rsidRPr="005A3CE6">
              <w:rPr>
                <w:lang w:val="es-ES"/>
                <w:rPrChange w:id="186" w:author="Muniz-Diez, Clara" w:date="2025-09-10T10:21:00Z" w16du:dateUtc="2025-09-10T09:21:00Z">
                  <w:rPr/>
                </w:rPrChange>
              </w:rPr>
              <w:t xml:space="preserve">A vs </w:t>
            </w:r>
            <w:r w:rsidRPr="005A3CE6">
              <w:rPr>
                <w:i/>
                <w:iCs/>
                <w:lang w:val="es-ES"/>
                <w:rPrChange w:id="187" w:author="Muniz-Diez, Clara" w:date="2025-09-10T10:21:00Z" w16du:dateUtc="2025-09-10T09:21:00Z">
                  <w:rPr>
                    <w:i/>
                    <w:iCs/>
                  </w:rPr>
                </w:rPrChange>
              </w:rPr>
              <w:t>b</w:t>
            </w:r>
            <w:r w:rsidRPr="005A3CE6">
              <w:rPr>
                <w:lang w:val="es-ES"/>
                <w:rPrChange w:id="188" w:author="Muniz-Diez, Clara" w:date="2025-09-10T10:21:00Z" w16du:dateUtc="2025-09-10T09:21:00Z">
                  <w:rPr/>
                </w:rPrChange>
              </w:rPr>
              <w:t>/</w:t>
            </w:r>
            <w:r w:rsidRPr="005A3CE6">
              <w:rPr>
                <w:i/>
                <w:iCs/>
                <w:lang w:val="es-ES"/>
                <w:rPrChange w:id="189" w:author="Muniz-Diez, Clara" w:date="2025-09-10T10:21:00Z" w16du:dateUtc="2025-09-10T09:21:00Z">
                  <w:rPr>
                    <w:i/>
                    <w:iCs/>
                  </w:rPr>
                </w:rPrChange>
              </w:rPr>
              <w:t>x</w:t>
            </w:r>
            <w:r w:rsidRPr="005A3CE6">
              <w:rPr>
                <w:lang w:val="es-ES"/>
                <w:rPrChange w:id="190" w:author="Muniz-Diez, Clara" w:date="2025-09-10T10:21:00Z" w16du:dateUtc="2025-09-10T09:21:00Z">
                  <w:rPr/>
                </w:rPrChange>
              </w:rPr>
              <w:t>/</w:t>
            </w:r>
            <w:r w:rsidRPr="005A3CE6">
              <w:rPr>
                <w:i/>
                <w:iCs/>
                <w:lang w:val="es-ES"/>
                <w:rPrChange w:id="191" w:author="Muniz-Diez, Clara" w:date="2025-09-10T10:21:00Z" w16du:dateUtc="2025-09-10T09:21:00Z">
                  <w:rPr>
                    <w:i/>
                    <w:iCs/>
                  </w:rPr>
                </w:rPrChange>
              </w:rPr>
              <w:t>y</w:t>
            </w:r>
          </w:p>
          <w:p w14:paraId="0A1D2F21" w14:textId="77777777" w:rsidR="00B25359" w:rsidRPr="005A3CE6" w:rsidRDefault="00000000">
            <w:pPr>
              <w:pStyle w:val="FigureWithNote"/>
              <w:jc w:val="center"/>
              <w:rPr>
                <w:lang w:val="es-ES"/>
                <w:rPrChange w:id="192" w:author="Muniz-Diez, Clara" w:date="2025-09-10T10:21:00Z" w16du:dateUtc="2025-09-10T09:21:00Z">
                  <w:rPr/>
                </w:rPrChange>
              </w:rPr>
            </w:pPr>
            <w:r w:rsidRPr="005A3CE6">
              <w:rPr>
                <w:lang w:val="es-ES"/>
                <w:rPrChange w:id="193" w:author="Muniz-Diez, Clara" w:date="2025-09-10T10:21:00Z" w16du:dateUtc="2025-09-10T09:21:00Z">
                  <w:rPr/>
                </w:rPrChange>
              </w:rPr>
              <w:t xml:space="preserve">B vs </w:t>
            </w:r>
            <w:r w:rsidRPr="005A3CE6">
              <w:rPr>
                <w:i/>
                <w:iCs/>
                <w:lang w:val="es-ES"/>
                <w:rPrChange w:id="194" w:author="Muniz-Diez, Clara" w:date="2025-09-10T10:21:00Z" w16du:dateUtc="2025-09-10T09:21:00Z">
                  <w:rPr>
                    <w:i/>
                    <w:iCs/>
                  </w:rPr>
                </w:rPrChange>
              </w:rPr>
              <w:t>a</w:t>
            </w:r>
            <w:r w:rsidRPr="005A3CE6">
              <w:rPr>
                <w:lang w:val="es-ES"/>
                <w:rPrChange w:id="195" w:author="Muniz-Diez, Clara" w:date="2025-09-10T10:21:00Z" w16du:dateUtc="2025-09-10T09:21:00Z">
                  <w:rPr/>
                </w:rPrChange>
              </w:rPr>
              <w:t>/</w:t>
            </w:r>
            <w:r w:rsidRPr="005A3CE6">
              <w:rPr>
                <w:i/>
                <w:iCs/>
                <w:lang w:val="es-ES"/>
                <w:rPrChange w:id="196" w:author="Muniz-Diez, Clara" w:date="2025-09-10T10:21:00Z" w16du:dateUtc="2025-09-10T09:21:00Z">
                  <w:rPr>
                    <w:i/>
                    <w:iCs/>
                  </w:rPr>
                </w:rPrChange>
              </w:rPr>
              <w:t>x</w:t>
            </w:r>
            <w:r w:rsidRPr="005A3CE6">
              <w:rPr>
                <w:lang w:val="es-ES"/>
                <w:rPrChange w:id="197" w:author="Muniz-Diez, Clara" w:date="2025-09-10T10:21:00Z" w16du:dateUtc="2025-09-10T09:21:00Z">
                  <w:rPr/>
                </w:rPrChange>
              </w:rPr>
              <w:t>/</w:t>
            </w:r>
            <w:r w:rsidRPr="005A3CE6">
              <w:rPr>
                <w:i/>
                <w:iCs/>
                <w:lang w:val="es-ES"/>
                <w:rPrChange w:id="198" w:author="Muniz-Diez, Clara" w:date="2025-09-10T10:21:00Z" w16du:dateUtc="2025-09-10T09:21:00Z">
                  <w:rPr>
                    <w:i/>
                    <w:iCs/>
                  </w:rPr>
                </w:rPrChange>
              </w:rPr>
              <w:t>y</w:t>
            </w:r>
          </w:p>
          <w:p w14:paraId="0A1D2F22" w14:textId="77777777" w:rsidR="00B25359" w:rsidRPr="005A3CE6" w:rsidRDefault="00000000">
            <w:pPr>
              <w:pStyle w:val="FigureWithNote"/>
              <w:jc w:val="center"/>
              <w:rPr>
                <w:lang w:val="es-ES"/>
                <w:rPrChange w:id="199" w:author="Muniz-Diez, Clara" w:date="2025-09-10T10:21:00Z" w16du:dateUtc="2025-09-10T09:21:00Z">
                  <w:rPr/>
                </w:rPrChange>
              </w:rPr>
            </w:pPr>
            <w:r w:rsidRPr="005A3CE6">
              <w:rPr>
                <w:lang w:val="es-ES"/>
                <w:rPrChange w:id="200" w:author="Muniz-Diez, Clara" w:date="2025-09-10T10:21:00Z" w16du:dateUtc="2025-09-10T09:21:00Z">
                  <w:rPr/>
                </w:rPrChange>
              </w:rPr>
              <w:t xml:space="preserve">X vs </w:t>
            </w:r>
            <w:r w:rsidRPr="005A3CE6">
              <w:rPr>
                <w:i/>
                <w:iCs/>
                <w:lang w:val="es-ES"/>
                <w:rPrChange w:id="201" w:author="Muniz-Diez, Clara" w:date="2025-09-10T10:21:00Z" w16du:dateUtc="2025-09-10T09:21:00Z">
                  <w:rPr>
                    <w:i/>
                    <w:iCs/>
                  </w:rPr>
                </w:rPrChange>
              </w:rPr>
              <w:t>a</w:t>
            </w:r>
            <w:r w:rsidRPr="005A3CE6">
              <w:rPr>
                <w:lang w:val="es-ES"/>
                <w:rPrChange w:id="202" w:author="Muniz-Diez, Clara" w:date="2025-09-10T10:21:00Z" w16du:dateUtc="2025-09-10T09:21:00Z">
                  <w:rPr/>
                </w:rPrChange>
              </w:rPr>
              <w:t>/</w:t>
            </w:r>
            <w:r w:rsidRPr="005A3CE6">
              <w:rPr>
                <w:i/>
                <w:iCs/>
                <w:lang w:val="es-ES"/>
                <w:rPrChange w:id="203" w:author="Muniz-Diez, Clara" w:date="2025-09-10T10:21:00Z" w16du:dateUtc="2025-09-10T09:21:00Z">
                  <w:rPr>
                    <w:i/>
                    <w:iCs/>
                  </w:rPr>
                </w:rPrChange>
              </w:rPr>
              <w:t>b</w:t>
            </w:r>
            <w:r w:rsidRPr="005A3CE6">
              <w:rPr>
                <w:lang w:val="es-ES"/>
                <w:rPrChange w:id="204" w:author="Muniz-Diez, Clara" w:date="2025-09-10T10:21:00Z" w16du:dateUtc="2025-09-10T09:21:00Z">
                  <w:rPr/>
                </w:rPrChange>
              </w:rPr>
              <w:t>/</w:t>
            </w:r>
            <w:r w:rsidRPr="005A3CE6">
              <w:rPr>
                <w:i/>
                <w:iCs/>
                <w:lang w:val="es-ES"/>
                <w:rPrChange w:id="205" w:author="Muniz-Diez, Clara" w:date="2025-09-10T10:21:00Z" w16du:dateUtc="2025-09-10T09:21:00Z">
                  <w:rPr>
                    <w:i/>
                    <w:iCs/>
                  </w:rPr>
                </w:rPrChange>
              </w:rPr>
              <w:t>y</w:t>
            </w:r>
          </w:p>
          <w:p w14:paraId="0A1D2F23" w14:textId="77777777" w:rsidR="00B25359" w:rsidRPr="005A3CE6" w:rsidRDefault="00000000">
            <w:pPr>
              <w:pStyle w:val="FigureWithNote"/>
              <w:jc w:val="center"/>
              <w:rPr>
                <w:lang w:val="es-ES"/>
                <w:rPrChange w:id="206" w:author="Muniz-Diez, Clara" w:date="2025-09-10T10:21:00Z" w16du:dateUtc="2025-09-10T09:21:00Z">
                  <w:rPr/>
                </w:rPrChange>
              </w:rPr>
            </w:pPr>
            <w:r w:rsidRPr="005A3CE6">
              <w:rPr>
                <w:lang w:val="es-ES"/>
                <w:rPrChange w:id="207" w:author="Muniz-Diez, Clara" w:date="2025-09-10T10:21:00Z" w16du:dateUtc="2025-09-10T09:21:00Z">
                  <w:rPr/>
                </w:rPrChange>
              </w:rPr>
              <w:t xml:space="preserve">Y vs </w:t>
            </w:r>
            <w:r w:rsidRPr="005A3CE6">
              <w:rPr>
                <w:i/>
                <w:iCs/>
                <w:lang w:val="es-ES"/>
                <w:rPrChange w:id="208" w:author="Muniz-Diez, Clara" w:date="2025-09-10T10:21:00Z" w16du:dateUtc="2025-09-10T09:21:00Z">
                  <w:rPr>
                    <w:i/>
                    <w:iCs/>
                  </w:rPr>
                </w:rPrChange>
              </w:rPr>
              <w:t>a</w:t>
            </w:r>
            <w:r w:rsidRPr="005A3CE6">
              <w:rPr>
                <w:lang w:val="es-ES"/>
                <w:rPrChange w:id="209" w:author="Muniz-Diez, Clara" w:date="2025-09-10T10:21:00Z" w16du:dateUtc="2025-09-10T09:21:00Z">
                  <w:rPr/>
                </w:rPrChange>
              </w:rPr>
              <w:t>/</w:t>
            </w:r>
            <w:r w:rsidRPr="005A3CE6">
              <w:rPr>
                <w:i/>
                <w:iCs/>
                <w:lang w:val="es-ES"/>
                <w:rPrChange w:id="210" w:author="Muniz-Diez, Clara" w:date="2025-09-10T10:21:00Z" w16du:dateUtc="2025-09-10T09:21:00Z">
                  <w:rPr>
                    <w:i/>
                    <w:iCs/>
                  </w:rPr>
                </w:rPrChange>
              </w:rPr>
              <w:t>b</w:t>
            </w:r>
            <w:r w:rsidRPr="005A3CE6">
              <w:rPr>
                <w:lang w:val="es-ES"/>
                <w:rPrChange w:id="211" w:author="Muniz-Diez, Clara" w:date="2025-09-10T10:21:00Z" w16du:dateUtc="2025-09-10T09:21:00Z">
                  <w:rPr/>
                </w:rPrChange>
              </w:rPr>
              <w:t>/</w:t>
            </w:r>
            <w:r w:rsidRPr="005A3CE6">
              <w:rPr>
                <w:i/>
                <w:iCs/>
                <w:lang w:val="es-ES"/>
                <w:rPrChange w:id="212" w:author="Muniz-Diez, Clara" w:date="2025-09-10T10:21:00Z" w16du:dateUtc="2025-09-10T09:21:00Z">
                  <w:rPr>
                    <w:i/>
                    <w:iCs/>
                  </w:rPr>
                </w:rPrChange>
              </w:rPr>
              <w:t>x</w:t>
            </w:r>
          </w:p>
        </w:tc>
      </w:tr>
      <w:tr w:rsidR="00B25359" w:rsidRPr="008823D3" w14:paraId="0A1D2F32" w14:textId="77777777">
        <w:tc>
          <w:tcPr>
            <w:tcW w:w="1584" w:type="dxa"/>
          </w:tcPr>
          <w:p w14:paraId="0A1D2F25" w14:textId="20B21851" w:rsidR="00B25359" w:rsidRDefault="00530EB4">
            <w:pPr>
              <w:pStyle w:val="Compact"/>
            </w:pPr>
            <w:ins w:id="213" w:author="Muniz-Diez, Clara" w:date="2025-09-10T12:52:00Z" w16du:dateUtc="2025-09-10T11:52:00Z">
              <w:r>
                <w:t xml:space="preserve">Unexpected </w:t>
              </w:r>
            </w:ins>
            <w:r>
              <w:t>Uncertain</w:t>
            </w:r>
          </w:p>
        </w:tc>
        <w:tc>
          <w:tcPr>
            <w:tcW w:w="1485" w:type="dxa"/>
          </w:tcPr>
          <w:p w14:paraId="0A1D2F26" w14:textId="77777777" w:rsidR="00B25359" w:rsidRPr="005A3CE6" w:rsidRDefault="00000000">
            <w:pPr>
              <w:pStyle w:val="FigureWithNote"/>
              <w:rPr>
                <w:lang w:val="es-ES"/>
                <w:rPrChange w:id="214" w:author="Muniz-Diez, Clara" w:date="2025-09-10T10:21:00Z" w16du:dateUtc="2025-09-10T09:21:00Z">
                  <w:rPr/>
                </w:rPrChange>
              </w:rPr>
            </w:pPr>
            <w:r w:rsidRPr="005A3CE6">
              <w:rPr>
                <w:lang w:val="es-ES"/>
                <w:rPrChange w:id="215" w:author="Muniz-Diez, Clara" w:date="2025-09-10T10:21:00Z" w16du:dateUtc="2025-09-10T09:21:00Z">
                  <w:rPr/>
                </w:rPrChange>
              </w:rPr>
              <w:t>AX - O1</w:t>
            </w:r>
          </w:p>
          <w:p w14:paraId="0A1D2F27" w14:textId="77777777" w:rsidR="00B25359" w:rsidRPr="005A3CE6" w:rsidRDefault="00000000">
            <w:pPr>
              <w:pStyle w:val="FigureWithNote"/>
              <w:rPr>
                <w:lang w:val="es-ES"/>
                <w:rPrChange w:id="216" w:author="Muniz-Diez, Clara" w:date="2025-09-10T10:21:00Z" w16du:dateUtc="2025-09-10T09:21:00Z">
                  <w:rPr/>
                </w:rPrChange>
              </w:rPr>
            </w:pPr>
            <w:r w:rsidRPr="005A3CE6">
              <w:rPr>
                <w:lang w:val="es-ES"/>
                <w:rPrChange w:id="217" w:author="Muniz-Diez, Clara" w:date="2025-09-10T10:21:00Z" w16du:dateUtc="2025-09-10T09:21:00Z">
                  <w:rPr/>
                </w:rPrChange>
              </w:rPr>
              <w:t>AY - O1</w:t>
            </w:r>
          </w:p>
          <w:p w14:paraId="0A1D2F28" w14:textId="77777777" w:rsidR="00B25359" w:rsidRPr="005A3CE6" w:rsidRDefault="00000000">
            <w:pPr>
              <w:pStyle w:val="FigureWithNote"/>
              <w:rPr>
                <w:lang w:val="es-ES"/>
                <w:rPrChange w:id="218" w:author="Muniz-Diez, Clara" w:date="2025-09-10T10:21:00Z" w16du:dateUtc="2025-09-10T09:21:00Z">
                  <w:rPr/>
                </w:rPrChange>
              </w:rPr>
            </w:pPr>
            <w:r w:rsidRPr="005A3CE6">
              <w:rPr>
                <w:lang w:val="es-ES"/>
                <w:rPrChange w:id="219" w:author="Muniz-Diez, Clara" w:date="2025-09-10T10:21:00Z" w16du:dateUtc="2025-09-10T09:21:00Z">
                  <w:rPr/>
                </w:rPrChange>
              </w:rPr>
              <w:t>BX - O2</w:t>
            </w:r>
          </w:p>
          <w:p w14:paraId="0A1D2F29" w14:textId="77777777" w:rsidR="00B25359" w:rsidRPr="005A3CE6" w:rsidRDefault="00000000">
            <w:pPr>
              <w:pStyle w:val="FigureWithNote"/>
              <w:rPr>
                <w:lang w:val="es-ES"/>
                <w:rPrChange w:id="220" w:author="Muniz-Diez, Clara" w:date="2025-09-10T10:21:00Z" w16du:dateUtc="2025-09-10T09:21:00Z">
                  <w:rPr/>
                </w:rPrChange>
              </w:rPr>
            </w:pPr>
            <w:r w:rsidRPr="005A3CE6">
              <w:rPr>
                <w:lang w:val="es-ES"/>
                <w:rPrChange w:id="221" w:author="Muniz-Diez, Clara" w:date="2025-09-10T10:21:00Z" w16du:dateUtc="2025-09-10T09:21:00Z">
                  <w:rPr/>
                </w:rPrChange>
              </w:rPr>
              <w:t>BY - O2</w:t>
            </w:r>
          </w:p>
        </w:tc>
        <w:tc>
          <w:tcPr>
            <w:tcW w:w="2772" w:type="dxa"/>
          </w:tcPr>
          <w:p w14:paraId="0A1D2F2A" w14:textId="77777777" w:rsidR="00B25359" w:rsidRPr="005A3CE6" w:rsidRDefault="00000000">
            <w:pPr>
              <w:pStyle w:val="FigureWithNote"/>
              <w:jc w:val="center"/>
              <w:rPr>
                <w:lang w:val="es-ES"/>
                <w:rPrChange w:id="222" w:author="Muniz-Diez, Clara" w:date="2025-09-10T10:21:00Z" w16du:dateUtc="2025-09-10T09:21:00Z">
                  <w:rPr/>
                </w:rPrChange>
              </w:rPr>
            </w:pPr>
            <w:r w:rsidRPr="005A3CE6">
              <w:rPr>
                <w:lang w:val="es-ES"/>
                <w:rPrChange w:id="223" w:author="Muniz-Diez, Clara" w:date="2025-09-10T10:21:00Z" w16du:dateUtc="2025-09-10T09:21:00Z">
                  <w:rPr/>
                </w:rPrChange>
              </w:rPr>
              <w:t>0.8 AX - O1 / 0.2 AX - O2</w:t>
            </w:r>
          </w:p>
          <w:p w14:paraId="0A1D2F2B" w14:textId="77777777" w:rsidR="00B25359" w:rsidRPr="005A3CE6" w:rsidRDefault="00000000">
            <w:pPr>
              <w:pStyle w:val="FigureWithNote"/>
              <w:jc w:val="center"/>
              <w:rPr>
                <w:lang w:val="es-ES"/>
                <w:rPrChange w:id="224" w:author="Muniz-Diez, Clara" w:date="2025-09-10T10:21:00Z" w16du:dateUtc="2025-09-10T09:21:00Z">
                  <w:rPr/>
                </w:rPrChange>
              </w:rPr>
            </w:pPr>
            <w:r w:rsidRPr="005A3CE6">
              <w:rPr>
                <w:lang w:val="es-ES"/>
                <w:rPrChange w:id="225" w:author="Muniz-Diez, Clara" w:date="2025-09-10T10:21:00Z" w16du:dateUtc="2025-09-10T09:21:00Z">
                  <w:rPr/>
                </w:rPrChange>
              </w:rPr>
              <w:t>0.8 AY - O1 / 0.2 AY - O2</w:t>
            </w:r>
          </w:p>
          <w:p w14:paraId="0A1D2F2C" w14:textId="77777777" w:rsidR="00B25359" w:rsidRPr="000F3FE7" w:rsidRDefault="00000000">
            <w:pPr>
              <w:pStyle w:val="FigureWithNote"/>
              <w:jc w:val="center"/>
              <w:rPr>
                <w:lang w:val="es-ES"/>
              </w:rPr>
            </w:pPr>
            <w:r w:rsidRPr="000F3FE7">
              <w:rPr>
                <w:lang w:val="es-ES"/>
              </w:rPr>
              <w:t>0.8 BX - O2 / 0.2 BX - O1</w:t>
            </w:r>
          </w:p>
          <w:p w14:paraId="0A1D2F2D" w14:textId="77777777" w:rsidR="00B25359" w:rsidRPr="000F3FE7" w:rsidRDefault="00000000">
            <w:pPr>
              <w:pStyle w:val="FigureWithNote"/>
              <w:jc w:val="center"/>
              <w:rPr>
                <w:lang w:val="es-ES"/>
              </w:rPr>
            </w:pPr>
            <w:r w:rsidRPr="000F3FE7">
              <w:rPr>
                <w:lang w:val="es-ES"/>
              </w:rPr>
              <w:t>0.8 BY - O2 / 0.2 BY - O1</w:t>
            </w:r>
          </w:p>
        </w:tc>
        <w:tc>
          <w:tcPr>
            <w:tcW w:w="1881" w:type="dxa"/>
          </w:tcPr>
          <w:p w14:paraId="0A1D2F2E" w14:textId="77777777" w:rsidR="00B25359" w:rsidRPr="005A3CE6" w:rsidRDefault="00000000">
            <w:pPr>
              <w:pStyle w:val="FigureWithNote"/>
              <w:jc w:val="center"/>
              <w:rPr>
                <w:lang w:val="es-ES"/>
                <w:rPrChange w:id="226" w:author="Muniz-Diez, Clara" w:date="2025-09-10T10:21:00Z" w16du:dateUtc="2025-09-10T09:21:00Z">
                  <w:rPr/>
                </w:rPrChange>
              </w:rPr>
            </w:pPr>
            <w:r w:rsidRPr="005A3CE6">
              <w:rPr>
                <w:lang w:val="es-ES"/>
                <w:rPrChange w:id="227" w:author="Muniz-Diez, Clara" w:date="2025-09-10T10:21:00Z" w16du:dateUtc="2025-09-10T09:21:00Z">
                  <w:rPr/>
                </w:rPrChange>
              </w:rPr>
              <w:t xml:space="preserve">A vs </w:t>
            </w:r>
            <w:r w:rsidRPr="005A3CE6">
              <w:rPr>
                <w:i/>
                <w:iCs/>
                <w:lang w:val="es-ES"/>
                <w:rPrChange w:id="228" w:author="Muniz-Diez, Clara" w:date="2025-09-10T10:21:00Z" w16du:dateUtc="2025-09-10T09:21:00Z">
                  <w:rPr>
                    <w:i/>
                    <w:iCs/>
                  </w:rPr>
                </w:rPrChange>
              </w:rPr>
              <w:t>b</w:t>
            </w:r>
            <w:r w:rsidRPr="005A3CE6">
              <w:rPr>
                <w:lang w:val="es-ES"/>
                <w:rPrChange w:id="229" w:author="Muniz-Diez, Clara" w:date="2025-09-10T10:21:00Z" w16du:dateUtc="2025-09-10T09:21:00Z">
                  <w:rPr/>
                </w:rPrChange>
              </w:rPr>
              <w:t>/</w:t>
            </w:r>
            <w:r w:rsidRPr="005A3CE6">
              <w:rPr>
                <w:i/>
                <w:iCs/>
                <w:lang w:val="es-ES"/>
                <w:rPrChange w:id="230" w:author="Muniz-Diez, Clara" w:date="2025-09-10T10:21:00Z" w16du:dateUtc="2025-09-10T09:21:00Z">
                  <w:rPr>
                    <w:i/>
                    <w:iCs/>
                  </w:rPr>
                </w:rPrChange>
              </w:rPr>
              <w:t>x</w:t>
            </w:r>
            <w:r w:rsidRPr="005A3CE6">
              <w:rPr>
                <w:lang w:val="es-ES"/>
                <w:rPrChange w:id="231" w:author="Muniz-Diez, Clara" w:date="2025-09-10T10:21:00Z" w16du:dateUtc="2025-09-10T09:21:00Z">
                  <w:rPr/>
                </w:rPrChange>
              </w:rPr>
              <w:t>/</w:t>
            </w:r>
            <w:r w:rsidRPr="005A3CE6">
              <w:rPr>
                <w:i/>
                <w:iCs/>
                <w:lang w:val="es-ES"/>
                <w:rPrChange w:id="232" w:author="Muniz-Diez, Clara" w:date="2025-09-10T10:21:00Z" w16du:dateUtc="2025-09-10T09:21:00Z">
                  <w:rPr>
                    <w:i/>
                    <w:iCs/>
                  </w:rPr>
                </w:rPrChange>
              </w:rPr>
              <w:t>y</w:t>
            </w:r>
          </w:p>
          <w:p w14:paraId="0A1D2F2F" w14:textId="77777777" w:rsidR="00B25359" w:rsidRPr="005A3CE6" w:rsidRDefault="00000000">
            <w:pPr>
              <w:pStyle w:val="FigureWithNote"/>
              <w:jc w:val="center"/>
              <w:rPr>
                <w:lang w:val="es-ES"/>
                <w:rPrChange w:id="233" w:author="Muniz-Diez, Clara" w:date="2025-09-10T10:21:00Z" w16du:dateUtc="2025-09-10T09:21:00Z">
                  <w:rPr/>
                </w:rPrChange>
              </w:rPr>
            </w:pPr>
            <w:r w:rsidRPr="005A3CE6">
              <w:rPr>
                <w:lang w:val="es-ES"/>
                <w:rPrChange w:id="234" w:author="Muniz-Diez, Clara" w:date="2025-09-10T10:21:00Z" w16du:dateUtc="2025-09-10T09:21:00Z">
                  <w:rPr/>
                </w:rPrChange>
              </w:rPr>
              <w:t xml:space="preserve">B vs </w:t>
            </w:r>
            <w:r w:rsidRPr="005A3CE6">
              <w:rPr>
                <w:i/>
                <w:iCs/>
                <w:lang w:val="es-ES"/>
                <w:rPrChange w:id="235" w:author="Muniz-Diez, Clara" w:date="2025-09-10T10:21:00Z" w16du:dateUtc="2025-09-10T09:21:00Z">
                  <w:rPr>
                    <w:i/>
                    <w:iCs/>
                  </w:rPr>
                </w:rPrChange>
              </w:rPr>
              <w:t>a</w:t>
            </w:r>
            <w:r w:rsidRPr="005A3CE6">
              <w:rPr>
                <w:lang w:val="es-ES"/>
                <w:rPrChange w:id="236" w:author="Muniz-Diez, Clara" w:date="2025-09-10T10:21:00Z" w16du:dateUtc="2025-09-10T09:21:00Z">
                  <w:rPr/>
                </w:rPrChange>
              </w:rPr>
              <w:t>/</w:t>
            </w:r>
            <w:r w:rsidRPr="005A3CE6">
              <w:rPr>
                <w:i/>
                <w:iCs/>
                <w:lang w:val="es-ES"/>
                <w:rPrChange w:id="237" w:author="Muniz-Diez, Clara" w:date="2025-09-10T10:21:00Z" w16du:dateUtc="2025-09-10T09:21:00Z">
                  <w:rPr>
                    <w:i/>
                    <w:iCs/>
                  </w:rPr>
                </w:rPrChange>
              </w:rPr>
              <w:t>x</w:t>
            </w:r>
            <w:r w:rsidRPr="005A3CE6">
              <w:rPr>
                <w:lang w:val="es-ES"/>
                <w:rPrChange w:id="238" w:author="Muniz-Diez, Clara" w:date="2025-09-10T10:21:00Z" w16du:dateUtc="2025-09-10T09:21:00Z">
                  <w:rPr/>
                </w:rPrChange>
              </w:rPr>
              <w:t>/</w:t>
            </w:r>
            <w:r w:rsidRPr="005A3CE6">
              <w:rPr>
                <w:i/>
                <w:iCs/>
                <w:lang w:val="es-ES"/>
                <w:rPrChange w:id="239" w:author="Muniz-Diez, Clara" w:date="2025-09-10T10:21:00Z" w16du:dateUtc="2025-09-10T09:21:00Z">
                  <w:rPr>
                    <w:i/>
                    <w:iCs/>
                  </w:rPr>
                </w:rPrChange>
              </w:rPr>
              <w:t>y</w:t>
            </w:r>
          </w:p>
          <w:p w14:paraId="0A1D2F30" w14:textId="77777777" w:rsidR="00B25359" w:rsidRPr="005A3CE6" w:rsidRDefault="00000000">
            <w:pPr>
              <w:pStyle w:val="FigureWithNote"/>
              <w:jc w:val="center"/>
              <w:rPr>
                <w:lang w:val="es-ES"/>
                <w:rPrChange w:id="240" w:author="Muniz-Diez, Clara" w:date="2025-09-10T10:21:00Z" w16du:dateUtc="2025-09-10T09:21:00Z">
                  <w:rPr/>
                </w:rPrChange>
              </w:rPr>
            </w:pPr>
            <w:r w:rsidRPr="005A3CE6">
              <w:rPr>
                <w:lang w:val="es-ES"/>
                <w:rPrChange w:id="241" w:author="Muniz-Diez, Clara" w:date="2025-09-10T10:21:00Z" w16du:dateUtc="2025-09-10T09:21:00Z">
                  <w:rPr/>
                </w:rPrChange>
              </w:rPr>
              <w:t xml:space="preserve">X vs </w:t>
            </w:r>
            <w:r w:rsidRPr="005A3CE6">
              <w:rPr>
                <w:i/>
                <w:iCs/>
                <w:lang w:val="es-ES"/>
                <w:rPrChange w:id="242" w:author="Muniz-Diez, Clara" w:date="2025-09-10T10:21:00Z" w16du:dateUtc="2025-09-10T09:21:00Z">
                  <w:rPr>
                    <w:i/>
                    <w:iCs/>
                  </w:rPr>
                </w:rPrChange>
              </w:rPr>
              <w:t>a</w:t>
            </w:r>
            <w:r w:rsidRPr="005A3CE6">
              <w:rPr>
                <w:lang w:val="es-ES"/>
                <w:rPrChange w:id="243" w:author="Muniz-Diez, Clara" w:date="2025-09-10T10:21:00Z" w16du:dateUtc="2025-09-10T09:21:00Z">
                  <w:rPr/>
                </w:rPrChange>
              </w:rPr>
              <w:t>/</w:t>
            </w:r>
            <w:r w:rsidRPr="005A3CE6">
              <w:rPr>
                <w:i/>
                <w:iCs/>
                <w:lang w:val="es-ES"/>
                <w:rPrChange w:id="244" w:author="Muniz-Diez, Clara" w:date="2025-09-10T10:21:00Z" w16du:dateUtc="2025-09-10T09:21:00Z">
                  <w:rPr>
                    <w:i/>
                    <w:iCs/>
                  </w:rPr>
                </w:rPrChange>
              </w:rPr>
              <w:t>b</w:t>
            </w:r>
            <w:r w:rsidRPr="005A3CE6">
              <w:rPr>
                <w:lang w:val="es-ES"/>
                <w:rPrChange w:id="245" w:author="Muniz-Diez, Clara" w:date="2025-09-10T10:21:00Z" w16du:dateUtc="2025-09-10T09:21:00Z">
                  <w:rPr/>
                </w:rPrChange>
              </w:rPr>
              <w:t>/</w:t>
            </w:r>
            <w:r w:rsidRPr="005A3CE6">
              <w:rPr>
                <w:i/>
                <w:iCs/>
                <w:lang w:val="es-ES"/>
                <w:rPrChange w:id="246" w:author="Muniz-Diez, Clara" w:date="2025-09-10T10:21:00Z" w16du:dateUtc="2025-09-10T09:21:00Z">
                  <w:rPr>
                    <w:i/>
                    <w:iCs/>
                  </w:rPr>
                </w:rPrChange>
              </w:rPr>
              <w:t>y</w:t>
            </w:r>
          </w:p>
          <w:p w14:paraId="0A1D2F31" w14:textId="77777777" w:rsidR="00B25359" w:rsidRPr="005A3CE6" w:rsidRDefault="00000000">
            <w:pPr>
              <w:pStyle w:val="FigureWithNote"/>
              <w:jc w:val="center"/>
              <w:rPr>
                <w:lang w:val="es-ES"/>
                <w:rPrChange w:id="247" w:author="Muniz-Diez, Clara" w:date="2025-09-10T10:21:00Z" w16du:dateUtc="2025-09-10T09:21:00Z">
                  <w:rPr/>
                </w:rPrChange>
              </w:rPr>
            </w:pPr>
            <w:r w:rsidRPr="005A3CE6">
              <w:rPr>
                <w:lang w:val="es-ES"/>
                <w:rPrChange w:id="248" w:author="Muniz-Diez, Clara" w:date="2025-09-10T10:21:00Z" w16du:dateUtc="2025-09-10T09:21:00Z">
                  <w:rPr/>
                </w:rPrChange>
              </w:rPr>
              <w:t xml:space="preserve">Y vs </w:t>
            </w:r>
            <w:r w:rsidRPr="005A3CE6">
              <w:rPr>
                <w:i/>
                <w:iCs/>
                <w:lang w:val="es-ES"/>
                <w:rPrChange w:id="249" w:author="Muniz-Diez, Clara" w:date="2025-09-10T10:21:00Z" w16du:dateUtc="2025-09-10T09:21:00Z">
                  <w:rPr>
                    <w:i/>
                    <w:iCs/>
                  </w:rPr>
                </w:rPrChange>
              </w:rPr>
              <w:t>a</w:t>
            </w:r>
            <w:r w:rsidRPr="005A3CE6">
              <w:rPr>
                <w:lang w:val="es-ES"/>
                <w:rPrChange w:id="250" w:author="Muniz-Diez, Clara" w:date="2025-09-10T10:21:00Z" w16du:dateUtc="2025-09-10T09:21:00Z">
                  <w:rPr/>
                </w:rPrChange>
              </w:rPr>
              <w:t>/</w:t>
            </w:r>
            <w:r w:rsidRPr="005A3CE6">
              <w:rPr>
                <w:i/>
                <w:iCs/>
                <w:lang w:val="es-ES"/>
                <w:rPrChange w:id="251" w:author="Muniz-Diez, Clara" w:date="2025-09-10T10:21:00Z" w16du:dateUtc="2025-09-10T09:21:00Z">
                  <w:rPr>
                    <w:i/>
                    <w:iCs/>
                  </w:rPr>
                </w:rPrChange>
              </w:rPr>
              <w:t>b</w:t>
            </w:r>
            <w:r w:rsidRPr="005A3CE6">
              <w:rPr>
                <w:lang w:val="es-ES"/>
                <w:rPrChange w:id="252" w:author="Muniz-Diez, Clara" w:date="2025-09-10T10:21:00Z" w16du:dateUtc="2025-09-10T09:21:00Z">
                  <w:rPr/>
                </w:rPrChange>
              </w:rPr>
              <w:t>/</w:t>
            </w:r>
            <w:r w:rsidRPr="005A3CE6">
              <w:rPr>
                <w:i/>
                <w:iCs/>
                <w:lang w:val="es-ES"/>
                <w:rPrChange w:id="253" w:author="Muniz-Diez, Clara" w:date="2025-09-10T10:21:00Z" w16du:dateUtc="2025-09-10T09:21:00Z">
                  <w:rPr>
                    <w:i/>
                    <w:iCs/>
                  </w:rPr>
                </w:rPrChange>
              </w:rPr>
              <w:t>x</w:t>
            </w:r>
          </w:p>
        </w:tc>
      </w:tr>
    </w:tbl>
    <w:bookmarkEnd w:id="131"/>
    <w:p w14:paraId="0A1D2F3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 in the uncertain condition.</w:t>
      </w:r>
    </w:p>
    <w:p w14:paraId="0A1D2F34" w14:textId="00D12A18" w:rsidR="00B25359" w:rsidRDefault="00000000">
      <w:pPr>
        <w:pStyle w:val="BodyText"/>
      </w:pPr>
      <w:r>
        <w:t xml:space="preserve">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 </w:t>
      </w:r>
      <w:del w:id="254" w:author="Muniz-Diez, Clara" w:date="2025-09-10T14:52:00Z" w16du:dateUtc="2025-09-10T13:52:00Z">
        <w:r w:rsidDel="00A83282">
          <w:delText>“</w:delText>
        </w:r>
      </w:del>
      <w:r>
        <w:t>Certain Long</w:t>
      </w:r>
      <w:del w:id="255" w:author="Muniz-Diez, Clara" w:date="2025-09-10T14:52:00Z" w16du:dateUtc="2025-09-10T13:52:00Z">
        <w:r w:rsidDel="00A83282">
          <w:delText>”</w:delText>
        </w:r>
      </w:del>
      <w:r>
        <w:t xml:space="preserve"> condition could </w:t>
      </w:r>
      <w:r>
        <w:rPr>
          <w:i/>
          <w:iCs/>
        </w:rPr>
        <w:t>decrease</w:t>
      </w:r>
      <w:r>
        <w:t xml:space="preserve"> cue processing, which would be an alternative explanation of any difference in cue processing we observe between Group </w:t>
      </w:r>
      <w:ins w:id="256" w:author="Muniz-Diez, Clara" w:date="2025-09-10T14:52:00Z" w16du:dateUtc="2025-09-10T13:52:00Z">
        <w:r w:rsidR="009709EF">
          <w:lastRenderedPageBreak/>
          <w:t xml:space="preserve">Unexpected </w:t>
        </w:r>
      </w:ins>
      <w:r>
        <w:t>Uncertain 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p w14:paraId="0A1D2F35" w14:textId="77777777" w:rsidR="00B25359" w:rsidRDefault="00000000">
      <w:pPr>
        <w:pStyle w:val="Heading2"/>
      </w:pPr>
      <w:bookmarkStart w:id="257" w:name="methods-1"/>
      <w:r>
        <w:t>Methods</w:t>
      </w:r>
    </w:p>
    <w:p w14:paraId="0A1D2F36" w14:textId="77777777" w:rsidR="00B25359" w:rsidRDefault="00000000">
      <w:pPr>
        <w:pStyle w:val="Heading3"/>
      </w:pPr>
      <w:bookmarkStart w:id="258" w:name="participants-1"/>
      <w:r>
        <w:t>Participants</w:t>
      </w:r>
    </w:p>
    <w:p w14:paraId="0A1D2F37" w14:textId="380D132E" w:rsidR="00B25359" w:rsidRDefault="00000000">
      <w:pPr>
        <w:pStyle w:val="FirstParagraph"/>
      </w:pPr>
      <w:r>
        <w:t xml:space="preserve">180 participants were recruited through Prolific. </w:t>
      </w:r>
      <w:ins w:id="259" w:author="Muniz-Diez, Clara" w:date="2025-09-15T12:55:00Z" w16du:dateUtc="2025-09-15T11:55:00Z">
        <w:r w:rsidR="00C144A7">
          <w:t xml:space="preserve">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 “unexpected uncertainty” would be minimal if the contingencies had not been learned to a reasonable level at the point of this manipulation. Thirty-six participants were excluded due to a low PPR (&lt; 0.75) on the last block of Stage 1, eight in group Certain Long, 11 in group Certain Short and 17 in group Uncertain, leaving 136 participants overall in the final </w:t>
        </w:r>
      </w:ins>
      <w:del w:id="260" w:author="Muniz-Diez, Clara" w:date="2025-09-15T12:55:00Z" w16du:dateUtc="2025-09-15T11:55:00Z">
        <w:r w:rsidDel="00C144A7">
          <w:delText>The</w:delText>
        </w:r>
      </w:del>
      <w:ins w:id="261" w:author="Muniz-Diez, Clara" w:date="2025-09-15T12:55:00Z" w16du:dateUtc="2025-09-15T11:55:00Z">
        <w:r w:rsidR="00C144A7">
          <w:t>analyses. The</w:t>
        </w:r>
      </w:ins>
      <w:r>
        <w:t xml:space="preserve"> mean age of the </w:t>
      </w:r>
      <w:del w:id="262" w:author="Muniz-Diez, Clara" w:date="2025-09-15T12:57:00Z" w16du:dateUtc="2025-09-15T11:57:00Z">
        <w:r w:rsidDel="00E73D47">
          <w:delText xml:space="preserve">175 </w:delText>
        </w:r>
      </w:del>
      <w:ins w:id="263" w:author="Muniz-Diez, Clara" w:date="2025-09-15T12:57:00Z" w16du:dateUtc="2025-09-15T11:57:00Z">
        <w:r w:rsidR="00E73D47">
          <w:t>1</w:t>
        </w:r>
        <w:r w:rsidR="00E73D47">
          <w:t>67</w:t>
        </w:r>
        <w:r w:rsidR="00E73D47">
          <w:t xml:space="preserve"> </w:t>
        </w:r>
      </w:ins>
      <w:r>
        <w:t>participants that reported their age was 32.</w:t>
      </w:r>
      <w:del w:id="264" w:author="Muniz-Diez, Clara" w:date="2025-09-15T12:57:00Z" w16du:dateUtc="2025-09-15T11:57:00Z">
        <w:r w:rsidDel="00AD4D03">
          <w:delText>8</w:delText>
        </w:r>
      </w:del>
      <w:ins w:id="265" w:author="Muniz-Diez, Clara" w:date="2025-09-15T12:57:00Z" w16du:dateUtc="2025-09-15T11:57:00Z">
        <w:r w:rsidR="00AD4D03">
          <w:t>9</w:t>
        </w:r>
      </w:ins>
      <w:r>
        <w:t xml:space="preserve"> (range 18 - 74), with </w:t>
      </w:r>
      <w:ins w:id="266" w:author="Muniz-Diez, Clara" w:date="2025-09-15T12:58:00Z" w16du:dateUtc="2025-09-15T11:58:00Z">
        <w:r w:rsidR="00CC373C">
          <w:t>56</w:t>
        </w:r>
      </w:ins>
      <w:del w:id="267" w:author="Muniz-Diez, Clara" w:date="2025-09-15T12:58:00Z" w16du:dateUtc="2025-09-15T11:58:00Z">
        <w:r w:rsidDel="00CC373C">
          <w:delText>60</w:delText>
        </w:r>
      </w:del>
      <w:r>
        <w:t xml:space="preserve"> women, 11</w:t>
      </w:r>
      <w:del w:id="268" w:author="Muniz-Diez, Clara" w:date="2025-09-15T12:58:00Z" w16du:dateUtc="2025-09-15T11:58:00Z">
        <w:r w:rsidDel="00CC373C">
          <w:delText>9</w:delText>
        </w:r>
      </w:del>
      <w:ins w:id="269" w:author="Muniz-Diez, Clara" w:date="2025-09-15T12:58:00Z" w16du:dateUtc="2025-09-15T11:58:00Z">
        <w:r w:rsidR="00CC373C">
          <w:t>5</w:t>
        </w:r>
      </w:ins>
      <w:r>
        <w:t xml:space="preserve"> men, and one non-binary person, and 3</w:t>
      </w:r>
      <w:del w:id="270" w:author="Muniz-Diez, Clara" w:date="2025-09-15T12:59:00Z" w16du:dateUtc="2025-09-15T11:59:00Z">
        <w:r w:rsidDel="00750EAF">
          <w:delText>3</w:delText>
        </w:r>
      </w:del>
      <w:ins w:id="271" w:author="Muniz-Diez, Clara" w:date="2025-09-15T12:59:00Z" w16du:dateUtc="2025-09-15T11:59:00Z">
        <w:r w:rsidR="00750EAF">
          <w:t>2</w:t>
        </w:r>
      </w:ins>
      <w:r>
        <w:t xml:space="preserve"> different nationalities. Participants were randomly allocated to each condition. </w:t>
      </w:r>
      <w:del w:id="272" w:author="Muniz-Diez, Clara" w:date="2025-09-15T12:54:00Z" w16du:dateUtc="2025-09-15T11:54:00Z">
        <w:r w:rsidDel="00151FFF">
          <w:delText xml:space="preserve">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 “unexpected uncertainty” would be minimal if the contingencies had not been learned to a reasonable level at </w:delText>
        </w:r>
        <w:r w:rsidDel="00151FFF">
          <w:lastRenderedPageBreak/>
          <w:delText xml:space="preserve">the point of this manipulation. Thirty-six participants were excluded due to a low PPR (&lt; 0.75) on the last block of Stage 1, eight in group Certain Long, 11 in group Certain Short and 17 in group Uncertain, leaving 136 participants overall in the final analyses. </w:delText>
        </w:r>
      </w:del>
      <w:r>
        <w:t xml:space="preserve">Post-hoc calculations using G*Power 3.1 (Faul et al., 2007) revealed that this sample size had a power of .79 to detect an effect size of </w:t>
      </w:r>
      <w:r>
        <w:rPr>
          <w:i/>
          <w:iCs/>
        </w:rPr>
        <w:t>η</w:t>
      </w:r>
      <w:r>
        <w:rPr>
          <w:i/>
          <w:iCs/>
          <w:vertAlign w:val="subscript"/>
        </w:rPr>
        <w:t>p</w:t>
      </w:r>
      <w:r>
        <w:rPr>
          <w:i/>
          <w:iCs/>
          <w:vertAlign w:val="superscript"/>
        </w:rPr>
        <w:t>2</w:t>
      </w:r>
      <w:r>
        <w:t xml:space="preserve"> = .05 that was observed for the group main effect reported in </w:t>
      </w:r>
      <w:hyperlink w:anchor="fig-testExp2">
        <w:r w:rsidR="00B25359">
          <w:rPr>
            <w:rStyle w:val="Hyperlink"/>
          </w:rPr>
          <w:t>Figure 8</w:t>
        </w:r>
      </w:hyperlink>
      <w:r>
        <w:t>.</w:t>
      </w:r>
    </w:p>
    <w:p w14:paraId="0A1D2F38" w14:textId="77777777" w:rsidR="00B25359" w:rsidRDefault="00000000">
      <w:pPr>
        <w:pStyle w:val="Heading3"/>
      </w:pPr>
      <w:bookmarkStart w:id="273" w:name="apparatus-and-stimuli-1"/>
      <w:bookmarkEnd w:id="258"/>
      <w:r>
        <w:t>Apparatus and stimuli</w:t>
      </w:r>
    </w:p>
    <w:p w14:paraId="0A1D2F39" w14:textId="77777777" w:rsidR="00B25359" w:rsidRDefault="00000000">
      <w:pPr>
        <w:pStyle w:val="FirstParagraph"/>
      </w:pPr>
      <w:r>
        <w:t>The materials were the same as in Experiment 1.</w:t>
      </w:r>
    </w:p>
    <w:p w14:paraId="0A1D2F3A" w14:textId="77777777" w:rsidR="00B25359" w:rsidRDefault="00000000">
      <w:pPr>
        <w:pStyle w:val="Heading3"/>
      </w:pPr>
      <w:bookmarkStart w:id="274" w:name="design-1"/>
      <w:bookmarkEnd w:id="273"/>
      <w:r>
        <w:t>Design</w:t>
      </w:r>
    </w:p>
    <w:p w14:paraId="0A1D2F3B" w14:textId="0845FE06" w:rsidR="00B25359" w:rsidRDefault="00000000">
      <w:pPr>
        <w:pStyle w:val="FirstParagraph"/>
      </w:pPr>
      <w:r>
        <w:t xml:space="preserve">The experiment used a mixed design (as seen in </w:t>
      </w:r>
      <w:hyperlink w:anchor="tbl-exp2">
        <w:r w:rsidR="00B25359">
          <w:rPr>
            <w:rStyle w:val="Hyperlink"/>
          </w:rPr>
          <w:t>Table 2</w:t>
        </w:r>
      </w:hyperlink>
      <w:r>
        <w:t>), with three groups: Certain Long, Certain Short, and</w:t>
      </w:r>
      <w:ins w:id="275" w:author="Muniz-Diez, Clara" w:date="2025-09-10T14:53:00Z" w16du:dateUtc="2025-09-10T13:53:00Z">
        <w:r w:rsidR="00036262">
          <w:t xml:space="preserve"> Unexpected</w:t>
        </w:r>
      </w:ins>
      <w:r>
        <w:t xml:space="preserve"> Uncertain. All groups received six blocks of certain training. Group Certain Long then received a further 4 blocks of certain training; group </w:t>
      </w:r>
      <w:ins w:id="276" w:author="Muniz-Diez, Clara" w:date="2025-09-10T14:54:00Z" w16du:dateUtc="2025-09-10T13:54:00Z">
        <w:r w:rsidR="00AA4BFE">
          <w:t xml:space="preserve">Unexpected </w:t>
        </w:r>
      </w:ins>
      <w:r>
        <w:t>Uncertain, received a further four blocks of uncertain training (with contingencies of 0.8); and group Certain Short received no further training (they completed six training blocks only). When training was completed, all groups progressed to the memory test, which was identical to that used in Experiment 1.</w:t>
      </w:r>
    </w:p>
    <w:p w14:paraId="0A1D2F3C" w14:textId="77777777" w:rsidR="00B25359" w:rsidRDefault="00000000">
      <w:pPr>
        <w:pStyle w:val="Heading3"/>
      </w:pPr>
      <w:bookmarkStart w:id="277" w:name="procedure-1"/>
      <w:bookmarkEnd w:id="274"/>
      <w:r>
        <w:t>Procedure</w:t>
      </w:r>
    </w:p>
    <w:p w14:paraId="0A1D2F3D" w14:textId="77777777" w:rsidR="00B25359" w:rsidRDefault="00000000">
      <w:pPr>
        <w:pStyle w:val="FirstParagraph"/>
      </w:pPr>
      <w:r>
        <w:t>The procedure was identical to Experiment 1.</w:t>
      </w:r>
    </w:p>
    <w:p w14:paraId="0A1D2F3E" w14:textId="77777777" w:rsidR="00B25359" w:rsidRDefault="00000000">
      <w:pPr>
        <w:pStyle w:val="Heading2"/>
      </w:pPr>
      <w:bookmarkStart w:id="278" w:name="results-1"/>
      <w:bookmarkEnd w:id="257"/>
      <w:bookmarkEnd w:id="277"/>
      <w:r>
        <w:t>Results</w:t>
      </w:r>
    </w:p>
    <w:p w14:paraId="0A1D2F3F" w14:textId="4456A8F2" w:rsidR="00B25359" w:rsidRDefault="00000000">
      <w:pPr>
        <w:pStyle w:val="FirstParagraph"/>
      </w:pPr>
      <w:hyperlink w:anchor="fig-trainingExp2">
        <w:r w:rsidR="00B25359">
          <w:rPr>
            <w:rStyle w:val="Hyperlink"/>
          </w:rPr>
          <w:t>Figure 6</w:t>
        </w:r>
      </w:hyperlink>
      <w:r w:rsidR="00B25359">
        <w:t xml:space="preserve"> shows the mean PPR for each group across the ten blocks of training. All participants showed a similar increase in PPR in stage 1, reaching a PPR of around 0.93 on block 6. In Stage 2, group Certain</w:t>
      </w:r>
      <w:ins w:id="279" w:author="Muniz-Diez, Clara" w:date="2025-09-10T15:20:00Z" w16du:dateUtc="2025-09-10T14:20:00Z">
        <w:r w:rsidR="00BC3967">
          <w:t xml:space="preserve"> Long</w:t>
        </w:r>
      </w:ins>
      <w:r w:rsidR="00B25359">
        <w:t xml:space="preserve"> showed a maintenance of the rate of PPR across blocks 7-10, but the </w:t>
      </w:r>
      <w:ins w:id="280" w:author="Muniz-Diez, Clara" w:date="2025-09-10T15:20:00Z" w16du:dateUtc="2025-09-10T14:20:00Z">
        <w:r w:rsidR="00A44177">
          <w:t xml:space="preserve">Unexpected </w:t>
        </w:r>
      </w:ins>
      <w:r w:rsidR="00B25359">
        <w:t>Uncertain group showed a decrease in PPR to a level of around 0.85.</w:t>
      </w:r>
    </w:p>
    <w:p w14:paraId="0A1D2F40" w14:textId="77777777" w:rsidR="00B25359" w:rsidRDefault="00000000">
      <w:pPr>
        <w:pStyle w:val="FigureTitle"/>
      </w:pPr>
      <w:bookmarkStart w:id="281" w:name="fig-trainingExp2"/>
      <w:r>
        <w:lastRenderedPageBreak/>
        <w:t>Figure 6</w:t>
      </w:r>
    </w:p>
    <w:p w14:paraId="0A1D2F41" w14:textId="77777777" w:rsidR="00B25359" w:rsidRDefault="00000000">
      <w:pPr>
        <w:pStyle w:val="Caption"/>
      </w:pPr>
      <w:r>
        <w:t>PPR on the training phase of Experiment 2.</w:t>
      </w:r>
    </w:p>
    <w:p w14:paraId="0A1D2F42" w14:textId="77777777" w:rsidR="00B25359" w:rsidRDefault="00000000">
      <w:pPr>
        <w:pStyle w:val="FigureWithNote"/>
      </w:pPr>
      <w:r>
        <w:rPr>
          <w:noProof/>
        </w:rPr>
        <w:drawing>
          <wp:inline distT="0" distB="0" distL="0" distR="0" wp14:anchorId="0A1D2FC2" wp14:editId="0A1D2FC3">
            <wp:extent cx="5943600" cy="36576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UNM_draft_v4_files/figure-docx/fig-trainingExp2-1.png"/>
                    <pic:cNvPicPr>
                      <a:picLocks noChangeAspect="1" noChangeArrowheads="1"/>
                    </pic:cNvPicPr>
                  </pic:nvPicPr>
                  <pic:blipFill>
                    <a:blip r:embed="rId18"/>
                    <a:stretch>
                      <a:fillRect/>
                    </a:stretch>
                  </pic:blipFill>
                  <pic:spPr bwMode="auto">
                    <a:xfrm>
                      <a:off x="0" y="0"/>
                      <a:ext cx="5943600" cy="3657600"/>
                    </a:xfrm>
                    <a:prstGeom prst="rect">
                      <a:avLst/>
                    </a:prstGeom>
                    <a:noFill/>
                    <a:ln w="9525">
                      <a:noFill/>
                      <a:headEnd/>
                      <a:tailEnd/>
                    </a:ln>
                  </pic:spPr>
                </pic:pic>
              </a:graphicData>
            </a:graphic>
          </wp:inline>
        </w:drawing>
      </w:r>
    </w:p>
    <w:bookmarkEnd w:id="281"/>
    <w:p w14:paraId="0A1D2F43" w14:textId="77777777" w:rsidR="00B25359" w:rsidRDefault="00000000">
      <w:pPr>
        <w:pStyle w:val="FigureNote"/>
      </w:pPr>
      <w:r>
        <w:rPr>
          <w:i/>
          <w:iCs/>
        </w:rPr>
        <w:t>Note</w:t>
      </w:r>
      <w:r>
        <w:t>. Mean proportion of probable responses (±SEM) during the training phase of Experiment 2, plotted against the ten blocks of trials, for each Group.</w:t>
      </w:r>
    </w:p>
    <w:p w14:paraId="0A1D2F44" w14:textId="6BEA75A9" w:rsidR="00B25359" w:rsidRDefault="00000000">
      <w:pPr>
        <w:pStyle w:val="BodyText"/>
      </w:pPr>
      <w:r>
        <w:t xml:space="preserve">The Stage 1 data were analysed with a mixed-model ANOVA, with the between-subjects factor of </w:t>
      </w:r>
      <w:r>
        <w:rPr>
          <w:i/>
          <w:iCs/>
        </w:rPr>
        <w:t>group</w:t>
      </w:r>
      <w:r>
        <w:t xml:space="preserve"> (Certain Long, Certain Short, and </w:t>
      </w:r>
      <w:ins w:id="282" w:author="Muniz-Diez, Clara" w:date="2025-09-10T15:27:00Z" w16du:dateUtc="2025-09-10T14:27:00Z">
        <w:r w:rsidR="002E5C00">
          <w:t xml:space="preserve">Unexpected </w:t>
        </w:r>
      </w:ins>
      <w:r>
        <w:t xml:space="preserve">Uncertain), and the within-subjects factor of </w:t>
      </w:r>
      <w:r>
        <w:rPr>
          <w:i/>
          <w:iCs/>
        </w:rPr>
        <w:t>block</w:t>
      </w:r>
      <w:r>
        <w:t xml:space="preserve"> (1-6). This revealed a significant effect of </w:t>
      </w:r>
      <w:r>
        <w:rPr>
          <w:i/>
          <w:iCs/>
        </w:rPr>
        <w:t>block</w:t>
      </w:r>
      <w:r>
        <w:t xml:space="preserve">, </w:t>
      </w:r>
      <w:r>
        <w:rPr>
          <w:i/>
          <w:iCs/>
        </w:rPr>
        <w:t>F</w:t>
      </w:r>
      <w:r>
        <w:t xml:space="preserve">(3.26, 433.37) = 116.94,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.47, BF</w:t>
      </w:r>
      <w:r>
        <w:rPr>
          <w:vertAlign w:val="subscript"/>
        </w:rPr>
        <w:t>10</w:t>
      </w:r>
      <w:r>
        <w:t xml:space="preserve"> = 6.1x10</w:t>
      </w:r>
      <w:r>
        <w:rPr>
          <w:vertAlign w:val="superscript"/>
        </w:rPr>
        <w:t>86</w:t>
      </w:r>
      <w:r>
        <w:t xml:space="preserve"> ± 0.54%. There was no effect of </w:t>
      </w:r>
      <w:r>
        <w:rPr>
          <w:i/>
          <w:iCs/>
        </w:rPr>
        <w:t>group</w:t>
      </w:r>
      <w:r>
        <w:t xml:space="preserve">, </w:t>
      </w:r>
      <w:r>
        <w:rPr>
          <w:i/>
          <w:iCs/>
        </w:rPr>
        <w:t>F</w:t>
      </w:r>
      <w:r>
        <w:t xml:space="preserve"> &lt; 1, BF</w:t>
      </w:r>
      <w:r>
        <w:rPr>
          <w:vertAlign w:val="subscript"/>
        </w:rPr>
        <w:t>10</w:t>
      </w:r>
      <w:r>
        <w:t xml:space="preserve"> = 0.05 ± 0.42%, and no interaction effect, </w:t>
      </w:r>
      <w:r>
        <w:rPr>
          <w:i/>
          <w:iCs/>
        </w:rPr>
        <w:t>F</w:t>
      </w:r>
      <w:r>
        <w:t xml:space="preserve">(6.52, 433.37) = 1.21, </w:t>
      </w:r>
      <w:r>
        <w:rPr>
          <w:i/>
          <w:iCs/>
        </w:rPr>
        <w:t>p</w:t>
      </w:r>
      <w:r>
        <w:t xml:space="preserve"> = .296,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.02, BF</w:t>
      </w:r>
      <w:r>
        <w:rPr>
          <w:vertAlign w:val="subscript"/>
        </w:rPr>
        <w:t>10</w:t>
      </w:r>
      <w:r>
        <w:t xml:space="preserve"> = 0.02 ± 3.87%.</w:t>
      </w:r>
    </w:p>
    <w:p w14:paraId="0A1D2F45" w14:textId="58F5EB54" w:rsidR="00B25359" w:rsidRDefault="00000000">
      <w:pPr>
        <w:pStyle w:val="BodyText"/>
      </w:pPr>
      <w:r>
        <w:t xml:space="preserve">The data from Stage 1 and 2 were analysed with a mixed model ANOVA (using the Greenhouse-Geisser correction when needed), with the between-subjects factor of </w:t>
      </w:r>
      <w:r>
        <w:rPr>
          <w:i/>
          <w:iCs/>
        </w:rPr>
        <w:t>group</w:t>
      </w:r>
      <w:r>
        <w:t xml:space="preserve"> (Certain </w:t>
      </w:r>
      <w:r>
        <w:lastRenderedPageBreak/>
        <w:t xml:space="preserve">Long vs </w:t>
      </w:r>
      <w:ins w:id="283" w:author="Muniz-Diez, Clara" w:date="2025-09-10T15:41:00Z" w16du:dateUtc="2025-09-10T14:41:00Z">
        <w:r w:rsidR="00594292">
          <w:t>U</w:t>
        </w:r>
      </w:ins>
      <w:ins w:id="284" w:author="Muniz-Diez, Clara" w:date="2025-09-10T15:42:00Z" w16du:dateUtc="2025-09-10T14:42:00Z">
        <w:r w:rsidR="00594292">
          <w:t xml:space="preserve">nexpected </w:t>
        </w:r>
      </w:ins>
      <w:r>
        <w:t xml:space="preserve">Uncertain) and the within-subjects factor of </w:t>
      </w:r>
      <w:r>
        <w:rPr>
          <w:i/>
          <w:iCs/>
        </w:rPr>
        <w:t>block</w:t>
      </w:r>
      <w:r>
        <w:t xml:space="preserve"> (1-10). There was no effect of </w:t>
      </w:r>
      <w:r>
        <w:rPr>
          <w:i/>
          <w:iCs/>
        </w:rPr>
        <w:t>group</w:t>
      </w:r>
      <w:r>
        <w:t xml:space="preserve">, </w:t>
      </w:r>
      <w:r>
        <w:rPr>
          <w:i/>
          <w:iCs/>
        </w:rPr>
        <w:t>F</w:t>
      </w:r>
      <w:r>
        <w:t xml:space="preserve">(1, 86) = 3.38, </w:t>
      </w:r>
      <w:r>
        <w:rPr>
          <w:i/>
          <w:iCs/>
        </w:rPr>
        <w:t>p</w:t>
      </w:r>
      <w:r>
        <w:t xml:space="preserve"> = .070,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0.74 ± 1.4%, but there was a significant effect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2.4x10</w:t>
      </w:r>
      <w:r>
        <w:rPr>
          <w:vertAlign w:val="superscript"/>
        </w:rPr>
        <w:t>56</w:t>
      </w:r>
      <w:r>
        <w:t xml:space="preserve"> ± 0.31%, and a significant </w:t>
      </w:r>
      <w:r>
        <w:rPr>
          <w:i/>
          <w:iCs/>
        </w:rPr>
        <w:t>group x block</w:t>
      </w:r>
      <w:r>
        <w:t xml:space="preserve"> interaction, </w:t>
      </w:r>
      <w:r>
        <w:rPr>
          <w:i/>
          <w:iCs/>
        </w:rPr>
        <w:t>F</w:t>
      </w:r>
      <w:r>
        <w:t xml:space="preserve">(4.26, 366.35) = 5.82,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151675.56 ± 3.91%. Simple main effects showed a significant effect of condition for blocks 7 to 10, </w:t>
      </w:r>
      <w:r>
        <w:rPr>
          <w:i/>
          <w:iCs/>
        </w:rPr>
        <w:t>F</w:t>
      </w:r>
      <w:r>
        <w:t xml:space="preserve">(1, 86) &gt; 17.079, </w:t>
      </w:r>
      <w:r>
        <w:rPr>
          <w:i/>
          <w:iCs/>
        </w:rPr>
        <w:t>p</w:t>
      </w:r>
      <w:r>
        <w:t xml:space="preserve"> &lt; .001, BF</w:t>
      </w:r>
      <w:r>
        <w:rPr>
          <w:vertAlign w:val="subscript"/>
        </w:rPr>
        <w:t>10</w:t>
      </w:r>
      <w:r>
        <w:t xml:space="preserve"> = 261.11 ± 0%, but not for blocks 1 to 6, </w:t>
      </w:r>
      <w:r>
        <w:rPr>
          <w:i/>
          <w:iCs/>
        </w:rPr>
        <w:t>F</w:t>
      </w:r>
      <w:r>
        <w:t xml:space="preserve">(1, 86) &lt; 1.238, </w:t>
      </w:r>
      <w:r>
        <w:rPr>
          <w:i/>
          <w:iCs/>
        </w:rPr>
        <w:t>p</w:t>
      </w:r>
      <w:r>
        <w:t xml:space="preserve"> &gt; 1, BF</w:t>
      </w:r>
      <w:r>
        <w:rPr>
          <w:vertAlign w:val="subscript"/>
        </w:rPr>
        <w:t>10</w:t>
      </w:r>
      <w:r>
        <w:t xml:space="preserve"> = 0.15 ± 0.03%.</w:t>
      </w:r>
    </w:p>
    <w:p w14:paraId="0A1D2F46" w14:textId="77777777" w:rsidR="00B25359" w:rsidRDefault="00000000">
      <w:pPr>
        <w:pStyle w:val="BodyText"/>
      </w:pPr>
      <w:r>
        <w:t>Taken together, these results indicate that PPR increased in the same manner for all groups in Stage 1 , while in Stage 2, the Certain Long group showed a consistently higher PPR than the Uncertain group.</w:t>
      </w:r>
    </w:p>
    <w:p w14:paraId="0A1D2F47" w14:textId="1AB2BC50" w:rsidR="00B25359" w:rsidRDefault="00000000">
      <w:pPr>
        <w:pStyle w:val="BodyText"/>
      </w:pPr>
      <w:hyperlink w:anchor="fig-acctestExp2">
        <w:r w:rsidR="00B25359">
          <w:rPr>
            <w:rStyle w:val="Hyperlink"/>
          </w:rPr>
          <w:t>Figure 7</w:t>
        </w:r>
      </w:hyperlink>
      <w:r w:rsidR="00B25359">
        <w:t xml:space="preserve"> shows the accuracy results from the recognition memory test. Overall, accuracy was higher in group</w:t>
      </w:r>
      <w:ins w:id="285" w:author="Muniz-Diez, Clara" w:date="2025-09-10T15:43:00Z" w16du:dateUtc="2025-09-10T14:43:00Z">
        <w:r w:rsidR="0046307E">
          <w:t xml:space="preserve"> Unexpected</w:t>
        </w:r>
      </w:ins>
      <w:r w:rsidR="00B25359">
        <w:t xml:space="preserve"> Uncertain compared with the two Certain groups. Accuracy for non-predictive cues was lower than for the predictive cues in both Certain Long and Certain Short groups, but this difference was attenuated in the Uncertain group.</w:t>
      </w:r>
    </w:p>
    <w:p w14:paraId="0A1D2F48" w14:textId="77777777" w:rsidR="00B25359" w:rsidRDefault="00000000">
      <w:pPr>
        <w:pStyle w:val="FigureTitle"/>
      </w:pPr>
      <w:bookmarkStart w:id="286" w:name="fig-acctestExp2"/>
      <w:r>
        <w:lastRenderedPageBreak/>
        <w:t>Figure 7</w:t>
      </w:r>
    </w:p>
    <w:p w14:paraId="0A1D2F49" w14:textId="77777777" w:rsidR="00B25359" w:rsidRDefault="00000000">
      <w:pPr>
        <w:pStyle w:val="Caption"/>
      </w:pPr>
      <w:r>
        <w:t>Accuracy on the test phase of Experiment 2.</w:t>
      </w:r>
    </w:p>
    <w:p w14:paraId="0A1D2F4A" w14:textId="77777777" w:rsidR="00B25359" w:rsidRDefault="00000000">
      <w:pPr>
        <w:pStyle w:val="FigureWithNote"/>
      </w:pPr>
      <w:r>
        <w:rPr>
          <w:noProof/>
        </w:rPr>
        <w:drawing>
          <wp:inline distT="0" distB="0" distL="0" distR="0" wp14:anchorId="0A1D2FC4" wp14:editId="0A1D2FC5">
            <wp:extent cx="5943600" cy="36576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UNM_draft_v4_files/figure-docx/fig-acctestExp2-1.png"/>
                    <pic:cNvPicPr>
                      <a:picLocks noChangeAspect="1" noChangeArrowheads="1"/>
                    </pic:cNvPicPr>
                  </pic:nvPicPr>
                  <pic:blipFill>
                    <a:blip r:embed="rId19"/>
                    <a:stretch>
                      <a:fillRect/>
                    </a:stretch>
                  </pic:blipFill>
                  <pic:spPr bwMode="auto">
                    <a:xfrm>
                      <a:off x="0" y="0"/>
                      <a:ext cx="5943600" cy="3657600"/>
                    </a:xfrm>
                    <a:prstGeom prst="rect">
                      <a:avLst/>
                    </a:prstGeom>
                    <a:noFill/>
                    <a:ln w="9525">
                      <a:noFill/>
                      <a:headEnd/>
                      <a:tailEnd/>
                    </a:ln>
                  </pic:spPr>
                </pic:pic>
              </a:graphicData>
            </a:graphic>
          </wp:inline>
        </w:drawing>
      </w:r>
    </w:p>
    <w:bookmarkEnd w:id="286"/>
    <w:p w14:paraId="0A1D2F4B" w14:textId="77777777" w:rsidR="00B25359" w:rsidRDefault="00000000">
      <w:pPr>
        <w:pStyle w:val="FigureNote"/>
      </w:pPr>
      <w:r>
        <w:rPr>
          <w:i/>
          <w:iCs/>
        </w:rPr>
        <w:t>Note</w:t>
      </w:r>
      <w:r>
        <w:t>. Mean accuracy (±SEM) during the test phase of Experiment 2, across the three groups.</w:t>
      </w:r>
    </w:p>
    <w:p w14:paraId="0A1D2F4C" w14:textId="31E9AB14" w:rsidR="00B25359" w:rsidRDefault="009260A9">
      <w:pPr>
        <w:pStyle w:val="BodyText"/>
      </w:pPr>
      <w:ins w:id="287" w:author="Muniz-Diez, Clara" w:date="2025-09-10T15:45:00Z" w16du:dateUtc="2025-09-10T14:45:00Z">
        <w:r>
          <w:t xml:space="preserve">A mixed model ANOVA with the between-subjects factor </w:t>
        </w:r>
        <w:r w:rsidR="00881CC6">
          <w:t>Group (Certain</w:t>
        </w:r>
      </w:ins>
      <w:ins w:id="288" w:author="Muniz-Diez, Clara" w:date="2025-09-10T15:49:00Z" w16du:dateUtc="2025-09-10T14:49:00Z">
        <w:r w:rsidR="00BB05D7">
          <w:t xml:space="preserve"> Long, Certain Short, and Unexpected Uncertain) </w:t>
        </w:r>
        <w:r w:rsidR="00393D74">
          <w:t>showed</w:t>
        </w:r>
      </w:ins>
      <w:del w:id="289" w:author="Muniz-Diez, Clara" w:date="2025-09-10T15:49:00Z" w16du:dateUtc="2025-09-10T14:49:00Z">
        <w:r w:rsidDel="00393D74">
          <w:delText>There was</w:delText>
        </w:r>
      </w:del>
      <w:r>
        <w:t xml:space="preserve"> a significant main effect of </w:t>
      </w:r>
      <w:r>
        <w:rPr>
          <w:i/>
          <w:iCs/>
        </w:rPr>
        <w:t>group</w:t>
      </w:r>
      <w:r>
        <w:t xml:space="preserve">, </w:t>
      </w:r>
      <w:r>
        <w:rPr>
          <w:i/>
          <w:iCs/>
        </w:rPr>
        <w:t>F</w:t>
      </w:r>
      <w:r>
        <w:t xml:space="preserve">(2, 133) = 5.95, </w:t>
      </w:r>
      <w:r>
        <w:rPr>
          <w:i/>
          <w:iCs/>
        </w:rPr>
        <w:t>p</w:t>
      </w:r>
      <w:r>
        <w:t xml:space="preserve"> = .003,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9.95 ± 0.72%, and a main effect of </w:t>
      </w:r>
      <w:r>
        <w:rPr>
          <w:i/>
          <w:iCs/>
        </w:rPr>
        <w:t>predictiveness</w:t>
      </w:r>
      <w:r>
        <w:t xml:space="preserve">: </w:t>
      </w:r>
      <w:r>
        <w:rPr>
          <w:i/>
          <w:iCs/>
        </w:rPr>
        <w:t>F</w:t>
      </w:r>
      <w:r>
        <w:t xml:space="preserve">(1, 133) = 28.48,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.18, BF</w:t>
      </w:r>
      <w:r>
        <w:rPr>
          <w:vertAlign w:val="subscript"/>
        </w:rPr>
        <w:t>10</w:t>
      </w:r>
      <w:r>
        <w:t xml:space="preserve"> = 95273.99 ± 1.94%. The </w:t>
      </w:r>
      <w:r>
        <w:rPr>
          <w:i/>
          <w:iCs/>
        </w:rPr>
        <w:t>group x predictiveness</w:t>
      </w:r>
      <w:r>
        <w:t xml:space="preserve"> interaction was not significant, </w:t>
      </w:r>
      <w:r>
        <w:rPr>
          <w:i/>
          <w:iCs/>
        </w:rPr>
        <w:t>F</w:t>
      </w:r>
      <w:r>
        <w:t xml:space="preserve">(2, 133) = 1.90, </w:t>
      </w:r>
      <w:r>
        <w:rPr>
          <w:i/>
          <w:iCs/>
        </w:rPr>
        <w:t>p</w:t>
      </w:r>
      <w:r>
        <w:t xml:space="preserve"> = .154,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0.35 ± 2.45%. These results indicate that recognition accuracy was higher for predictive cues compared to non-predictive cues and that overall accuracy was higher in group</w:t>
      </w:r>
      <w:ins w:id="290" w:author="Muniz-Diez, Clara" w:date="2025-09-10T15:50:00Z" w16du:dateUtc="2025-09-10T14:50:00Z">
        <w:r w:rsidR="00EE5A4E">
          <w:t xml:space="preserve"> Unexpected</w:t>
        </w:r>
      </w:ins>
      <w:r>
        <w:t xml:space="preserve"> Uncertain compared to the other two groups. This interpretation of the main effect of group was confirmed by Bonferroni corrected pairwise comparisons, which revealed a significant difference between the </w:t>
      </w:r>
      <w:r>
        <w:lastRenderedPageBreak/>
        <w:t xml:space="preserve">overall accuracy (average of P and NP cues) in group </w:t>
      </w:r>
      <w:ins w:id="291" w:author="Muniz-Diez, Clara" w:date="2025-09-10T15:51:00Z" w16du:dateUtc="2025-09-10T14:51:00Z">
        <w:r w:rsidR="00B11308">
          <w:t xml:space="preserve">Unexpected </w:t>
        </w:r>
      </w:ins>
      <w:r>
        <w:t xml:space="preserve">Uncertain compared to the overall accuracy in groups Certain Long and Certain Short, </w:t>
      </w:r>
      <w:r>
        <w:rPr>
          <w:i/>
          <w:iCs/>
        </w:rPr>
        <w:t>t</w:t>
      </w:r>
      <w:r>
        <w:t xml:space="preserve">(133) = 3.449, </w:t>
      </w:r>
      <w:r>
        <w:rPr>
          <w:i/>
          <w:iCs/>
        </w:rPr>
        <w:t>p</w:t>
      </w:r>
      <w:r>
        <w:t xml:space="preserve"> &lt; .001, BF</w:t>
      </w:r>
      <w:r>
        <w:rPr>
          <w:vertAlign w:val="subscript"/>
        </w:rPr>
        <w:t>10</w:t>
      </w:r>
      <w:r>
        <w:t xml:space="preserve"> = 362.82 ± 0%. There was evidence to suggest that overall accuracy for group Certain Long and group Certain Short was equivalent, </w:t>
      </w:r>
      <w:r>
        <w:rPr>
          <w:i/>
          <w:iCs/>
        </w:rPr>
        <w:t>t</w:t>
      </w:r>
      <w:r>
        <w:t xml:space="preserve"> &lt; 1, BF</w:t>
      </w:r>
      <w:r>
        <w:rPr>
          <w:vertAlign w:val="subscript"/>
        </w:rPr>
        <w:t>10</w:t>
      </w:r>
      <w:r>
        <w:t xml:space="preserve"> = 0.15 ± 0.07%.</w:t>
      </w:r>
    </w:p>
    <w:p w14:paraId="0A1D2F4D" w14:textId="4EC712F9" w:rsidR="00B25359" w:rsidRDefault="00000000">
      <w:pPr>
        <w:pStyle w:val="BodyText"/>
      </w:pPr>
      <w:hyperlink w:anchor="fig-testExp2">
        <w:r w:rsidR="00B25359">
          <w:rPr>
            <w:rStyle w:val="Hyperlink"/>
          </w:rPr>
          <w:t>Figure 8</w:t>
        </w:r>
      </w:hyperlink>
      <w:r w:rsidR="00B25359">
        <w:t xml:space="preserve"> shows the recognition memory scores for the three conditions. Memory for non-predictive cues was lower than for predictive cues in all groups, but this difference was notably attenuated in the </w:t>
      </w:r>
      <w:ins w:id="292" w:author="Muniz-Diez, Clara" w:date="2025-09-10T15:52:00Z" w16du:dateUtc="2025-09-10T14:52:00Z">
        <w:r w:rsidR="00DF3581">
          <w:t xml:space="preserve">Unexpected </w:t>
        </w:r>
      </w:ins>
      <w:r w:rsidR="00B25359">
        <w:t xml:space="preserve">Uncertain group. Mirroring the accuracy data, the memory scores for the cues in group </w:t>
      </w:r>
      <w:ins w:id="293" w:author="Muniz-Diez, Clara" w:date="2025-09-10T15:55:00Z" w16du:dateUtc="2025-09-10T14:55:00Z">
        <w:r w:rsidR="00115EE8">
          <w:t xml:space="preserve">Unexpected </w:t>
        </w:r>
      </w:ins>
      <w:r w:rsidR="00B25359">
        <w:t>Uncertain were on average higher, than those for groups Certain Long and Certain Short.</w:t>
      </w:r>
    </w:p>
    <w:p w14:paraId="0A1D2F4E" w14:textId="77777777" w:rsidR="00B25359" w:rsidRDefault="00000000">
      <w:pPr>
        <w:pStyle w:val="FigureTitle"/>
      </w:pPr>
      <w:bookmarkStart w:id="294" w:name="fig-testExp2"/>
      <w:r>
        <w:lastRenderedPageBreak/>
        <w:t>Figure 8</w:t>
      </w:r>
    </w:p>
    <w:p w14:paraId="0A1D2F4F" w14:textId="77777777" w:rsidR="00B25359" w:rsidRDefault="00000000">
      <w:pPr>
        <w:pStyle w:val="Caption"/>
      </w:pPr>
      <w:r>
        <w:t>Memory scores on the Test of Experiment 2.</w:t>
      </w:r>
    </w:p>
    <w:p w14:paraId="0A1D2F50" w14:textId="77777777" w:rsidR="00B25359" w:rsidRDefault="00000000">
      <w:pPr>
        <w:pStyle w:val="FigureWithNote"/>
      </w:pPr>
      <w:r>
        <w:rPr>
          <w:noProof/>
        </w:rPr>
        <w:drawing>
          <wp:inline distT="0" distB="0" distL="0" distR="0" wp14:anchorId="0A1D2FC6" wp14:editId="0A1D2FC7">
            <wp:extent cx="5943600" cy="36576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NM_draft_v4_files/figure-docx/fig-testExp2-1.png"/>
                    <pic:cNvPicPr>
                      <a:picLocks noChangeAspect="1" noChangeArrowheads="1"/>
                    </pic:cNvPicPr>
                  </pic:nvPicPr>
                  <pic:blipFill>
                    <a:blip r:embed="rId20"/>
                    <a:stretch>
                      <a:fillRect/>
                    </a:stretch>
                  </pic:blipFill>
                  <pic:spPr bwMode="auto">
                    <a:xfrm>
                      <a:off x="0" y="0"/>
                      <a:ext cx="5943600" cy="3657600"/>
                    </a:xfrm>
                    <a:prstGeom prst="rect">
                      <a:avLst/>
                    </a:prstGeom>
                    <a:noFill/>
                    <a:ln w="9525">
                      <a:noFill/>
                      <a:headEnd/>
                      <a:tailEnd/>
                    </a:ln>
                  </pic:spPr>
                </pic:pic>
              </a:graphicData>
            </a:graphic>
          </wp:inline>
        </w:drawing>
      </w:r>
    </w:p>
    <w:bookmarkEnd w:id="294"/>
    <w:p w14:paraId="0A1D2F51" w14:textId="77777777" w:rsidR="00B25359" w:rsidRDefault="00000000">
      <w:pPr>
        <w:pStyle w:val="FigureNote"/>
      </w:pPr>
      <w:r>
        <w:rPr>
          <w:i/>
          <w:iCs/>
        </w:rPr>
        <w:t>Note</w:t>
      </w:r>
      <w:r>
        <w:t>. Mean memory scores (±SEM) during the Test of Experiment 2 for predictive and non-predictive trials across the three groups.</w:t>
      </w:r>
    </w:p>
    <w:p w14:paraId="0A1D2F52" w14:textId="39823A79" w:rsidR="00B25359" w:rsidRDefault="00000000">
      <w:pPr>
        <w:pStyle w:val="BodyText"/>
      </w:pPr>
      <w:r>
        <w:t xml:space="preserve">A mixed model ANOVA, including the between-subjects factor </w:t>
      </w:r>
      <w:r>
        <w:rPr>
          <w:i/>
          <w:iCs/>
        </w:rPr>
        <w:t>group</w:t>
      </w:r>
      <w:r>
        <w:t xml:space="preserve"> (Certain Long, Certain Short, </w:t>
      </w:r>
      <w:ins w:id="295" w:author="Muniz-Diez, Clara" w:date="2025-09-10T15:55:00Z" w16du:dateUtc="2025-09-10T14:55:00Z">
        <w:r w:rsidR="007135AD">
          <w:t xml:space="preserve">Unexpected </w:t>
        </w:r>
      </w:ins>
      <w:r>
        <w:t xml:space="preserve">Uncertain), and the within-subjects factor </w:t>
      </w:r>
      <w:r>
        <w:rPr>
          <w:i/>
          <w:iCs/>
        </w:rPr>
        <w:t>predictiveness</w:t>
      </w:r>
      <w:r>
        <w:t xml:space="preserve"> (predictive vs non-predictive) showed significant main effects of </w:t>
      </w:r>
      <w:r>
        <w:rPr>
          <w:i/>
          <w:iCs/>
        </w:rPr>
        <w:t>group</w:t>
      </w:r>
      <w:r>
        <w:t xml:space="preserve">, </w:t>
      </w:r>
      <w:r>
        <w:rPr>
          <w:i/>
          <w:iCs/>
        </w:rPr>
        <w:t>F</w:t>
      </w:r>
      <w:r>
        <w:t xml:space="preserve">(2, 133) = 3.68, </w:t>
      </w:r>
      <w:r>
        <w:rPr>
          <w:i/>
          <w:iCs/>
        </w:rPr>
        <w:t>p</w:t>
      </w:r>
      <w:r>
        <w:t xml:space="preserve"> = .028,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and </w:t>
      </w:r>
      <w:r>
        <w:rPr>
          <w:i/>
          <w:iCs/>
        </w:rPr>
        <w:t>predictiveness</w:t>
      </w:r>
      <w:r>
        <w:t xml:space="preserve">, </w:t>
      </w:r>
      <w:r>
        <w:rPr>
          <w:i/>
          <w:iCs/>
        </w:rPr>
        <w:t>F</w:t>
      </w:r>
      <w:r>
        <w:t xml:space="preserve">(1, 133) = 46.39,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.26, BF</w:t>
      </w:r>
      <w:r>
        <w:rPr>
          <w:vertAlign w:val="subscript"/>
        </w:rPr>
        <w:t>10</w:t>
      </w:r>
      <w:r>
        <w:t xml:space="preserve"> = 847.56 ± 0%, and a significant </w:t>
      </w:r>
      <w:r>
        <w:rPr>
          <w:i/>
          <w:iCs/>
        </w:rPr>
        <w:t>group x predictiveness</w:t>
      </w:r>
      <w:r>
        <w:t xml:space="preserve"> interaction, </w:t>
      </w:r>
      <w:r>
        <w:rPr>
          <w:i/>
          <w:iCs/>
        </w:rPr>
        <w:t>F</w:t>
      </w:r>
      <w:r>
        <w:t xml:space="preserve">(2, 133) = 3.15, </w:t>
      </w:r>
      <w:r>
        <w:rPr>
          <w:i/>
          <w:iCs/>
        </w:rPr>
        <w:t>p</w:t>
      </w:r>
      <w:r>
        <w:t xml:space="preserve"> = .046,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However, is worth noting that the Bayesian analysis indicated moderate evidence in favour of the null hypothesis for this interaction. Bonferroni corrected pairwise comparisons on the main effect of </w:t>
      </w:r>
      <w:r>
        <w:rPr>
          <w:i/>
          <w:iCs/>
        </w:rPr>
        <w:t>group</w:t>
      </w:r>
      <w:r>
        <w:t xml:space="preserve"> showed that group </w:t>
      </w:r>
      <w:ins w:id="296" w:author="Muniz-Diez, Clara" w:date="2025-09-10T15:58:00Z" w16du:dateUtc="2025-09-10T14:58:00Z">
        <w:r w:rsidR="00727126">
          <w:t xml:space="preserve">Unexpected </w:t>
        </w:r>
      </w:ins>
      <w:r>
        <w:t xml:space="preserve">Uncertain differed </w:t>
      </w:r>
      <w:r>
        <w:lastRenderedPageBreak/>
        <w:t xml:space="preserve">significantly from the average of the Certain groups, </w:t>
      </w:r>
      <w:r>
        <w:rPr>
          <w:i/>
          <w:iCs/>
        </w:rPr>
        <w:t>t</w:t>
      </w:r>
      <w:r>
        <w:t xml:space="preserve">(133) = 2.624, </w:t>
      </w:r>
      <w:r>
        <w:rPr>
          <w:i/>
          <w:iCs/>
        </w:rPr>
        <w:t>p</w:t>
      </w:r>
      <w:r>
        <w:t xml:space="preserve"> = .01, BF</w:t>
      </w:r>
      <w:r>
        <w:rPr>
          <w:vertAlign w:val="subscript"/>
        </w:rPr>
        <w:t>10</w:t>
      </w:r>
      <w:r>
        <w:t xml:space="preserve"> = 18.21 ± 0%, but that overall memory scores for the two Certain groups were equivalent, </w:t>
      </w:r>
      <w:r>
        <w:rPr>
          <w:i/>
          <w:iCs/>
        </w:rPr>
        <w:t>t</w:t>
      </w:r>
      <w:r>
        <w:t xml:space="preserve"> &lt; 1, BF</w:t>
      </w:r>
      <w:r>
        <w:rPr>
          <w:vertAlign w:val="subscript"/>
        </w:rPr>
        <w:t>10</w:t>
      </w:r>
      <w:r>
        <w:t xml:space="preserve"> = 0.22 ± 0.05%. Furthermore,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w:t>
      </w:r>
      <w:ins w:id="297" w:author="Muniz-Diez, Clara" w:date="2025-09-10T15:58:00Z" w16du:dateUtc="2025-09-10T14:58:00Z">
        <w:r w:rsidR="00345EDE">
          <w:t xml:space="preserve">Unexpected </w:t>
        </w:r>
      </w:ins>
      <w:r>
        <w:t xml:space="preserve">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It is also important to note that when the simple main effect of </w:t>
      </w:r>
      <w:r>
        <w:rPr>
          <w:i/>
          <w:iCs/>
        </w:rPr>
        <w:t>group</w:t>
      </w:r>
      <w:r>
        <w:t xml:space="preserve"> was analysed, this was significant for the non-predictive cues, </w:t>
      </w:r>
      <w:r>
        <w:rPr>
          <w:i/>
          <w:iCs/>
        </w:rPr>
        <w:t>F</w:t>
      </w:r>
      <w:r>
        <w:t xml:space="preserve"> (2, 133) = 6.169, </w:t>
      </w:r>
      <w:r>
        <w:rPr>
          <w:i/>
          <w:iCs/>
        </w:rPr>
        <w:t>p</w:t>
      </w:r>
      <w:r>
        <w:t xml:space="preserve"> = 0.006, </w:t>
      </w:r>
      <w:r>
        <w:rPr>
          <w:i/>
          <w:iCs/>
        </w:rPr>
        <w:t>η</w:t>
      </w:r>
      <w:r>
        <w:rPr>
          <w:i/>
          <w:iCs/>
          <w:vertAlign w:val="subscript"/>
        </w:rPr>
        <w:t>p</w:t>
      </w:r>
      <w:r>
        <w:rPr>
          <w:i/>
          <w:iCs/>
          <w:vertAlign w:val="superscript"/>
        </w:rPr>
        <w:t>2</w:t>
      </w:r>
      <w:r>
        <w:t xml:space="preserve"> = 0.085, BF</w:t>
      </w:r>
      <w:r>
        <w:rPr>
          <w:vertAlign w:val="subscript"/>
        </w:rPr>
        <w:t>10</w:t>
      </w:r>
      <w:r>
        <w:t xml:space="preserve"> = 11.23 ± 0.03%, but not for the predictive cues, </w:t>
      </w:r>
      <w:r>
        <w:rPr>
          <w:i/>
          <w:iCs/>
        </w:rPr>
        <w:t>F</w:t>
      </w:r>
      <w:r>
        <w:t xml:space="preserve"> &lt; 1, BF</w:t>
      </w:r>
      <w:r>
        <w:rPr>
          <w:vertAlign w:val="subscript"/>
        </w:rPr>
        <w:t>10</w:t>
      </w:r>
      <w:r>
        <w:t xml:space="preserve"> = 0.16 ± 0.03%.</w:t>
      </w:r>
    </w:p>
    <w:p w14:paraId="0A1D2F53" w14:textId="77777777" w:rsidR="00B25359" w:rsidRDefault="00000000">
      <w:pPr>
        <w:pStyle w:val="Heading2"/>
      </w:pPr>
      <w:bookmarkStart w:id="298" w:name="discussion-1"/>
      <w:bookmarkEnd w:id="278"/>
      <w:r>
        <w:t>Discussion</w:t>
      </w:r>
    </w:p>
    <w:p w14:paraId="0A1D2F54" w14:textId="5EFD06A6" w:rsidR="00B25359" w:rsidRDefault="00000000">
      <w:pPr>
        <w:pStyle w:val="FirstParagraph"/>
      </w:pPr>
      <w:r>
        <w:t xml:space="preserve">Experiment 2 examined the effect of unexpected uncertainty on recognition memory. The </w:t>
      </w:r>
      <w:del w:id="299" w:author="Muniz-Diez, Clara" w:date="2025-09-11T08:11:00Z" w16du:dateUtc="2025-09-11T07:11:00Z">
        <w:r w:rsidDel="00DF3C95">
          <w:delText>“</w:delText>
        </w:r>
      </w:del>
      <w:ins w:id="300" w:author="Muniz-Diez, Clara" w:date="2025-09-11T08:10:00Z" w16du:dateUtc="2025-09-11T07:10:00Z">
        <w:r w:rsidR="000F3FE7">
          <w:t xml:space="preserve">Unexpected </w:t>
        </w:r>
      </w:ins>
      <w:r>
        <w:t>Uncertain</w:t>
      </w:r>
      <w:del w:id="301" w:author="Muniz-Diez, Clara" w:date="2025-09-11T08:11:00Z" w16du:dateUtc="2025-09-11T07:11:00Z">
        <w:r w:rsidDel="00DF3C95">
          <w:delText>”</w:delText>
        </w:r>
      </w:del>
      <w:r>
        <w:t xml:space="preserve"> 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w:t>
      </w:r>
      <w:ins w:id="302" w:author="Muniz-Diez, Clara" w:date="2025-09-11T08:12:00Z" w16du:dateUtc="2025-09-11T07:12:00Z">
        <w:r w:rsidR="00BE0D97">
          <w:t xml:space="preserve">Unexpected </w:t>
        </w:r>
      </w:ins>
      <w:r>
        <w:t xml:space="preserve">Uncertain did not show an effect of predictiveness, and the better overall memory seems to be driven by better memory for the non-predictive cues. An important difference between Experiment 1 and 2 is that in Experiment 1, the Certain and Uncertain groups had a similar recognition memory for the cues, whereas in the current experiment, the </w:t>
      </w:r>
      <w:ins w:id="303" w:author="Muniz-Diez, Clara" w:date="2025-09-11T08:12:00Z" w16du:dateUtc="2025-09-11T07:12:00Z">
        <w:r w:rsidR="00FB717D">
          <w:t xml:space="preserve">Unexpected </w:t>
        </w:r>
      </w:ins>
      <w:r>
        <w:t>Uncertain group showed better cue-recognition. We interpret this difference to be a consequence of the expectancy of uncertainty: in Experiment 2, but not Experiment 1, uncertainty is suddenly introduced after a sustained period of certain training.</w:t>
      </w:r>
    </w:p>
    <w:p w14:paraId="0A1D2F55" w14:textId="371AAF20" w:rsidR="00B25359" w:rsidRDefault="00000000">
      <w:pPr>
        <w:pStyle w:val="BodyText"/>
      </w:pPr>
      <w:r>
        <w:lastRenderedPageBreak/>
        <w:t>These results suggest that introducing a period of unexpected uncertainty results in enhanced cue processing, consistent with previous results (Easdale et al., 2019) that showed that unexpected uncertainty enhances learning. Easdale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Easdale et al. suggested that the transition from certain to uncertain contingencies brought about a state of “unexpected uncertainty” which promoted new learning. Experiment 2 shows more directly that a period of unexpected uncertainty leads to superior cue processing and stronger memory representations.</w:t>
      </w:r>
      <w:ins w:id="304" w:author="Muniz-Diez, Clara" w:date="2025-09-11T08:27:00Z" w16du:dateUtc="2025-09-11T07:27:00Z">
        <w:r w:rsidR="003229B3">
          <w:t xml:space="preserve"> </w:t>
        </w:r>
      </w:ins>
      <w:ins w:id="305" w:author="Muniz-Diez, Clara" w:date="2025-09-11T08:36:00Z" w16du:dateUtc="2025-09-11T07:36:00Z">
        <w:r w:rsidR="00D3536F">
          <w:t>Yet</w:t>
        </w:r>
      </w:ins>
      <w:ins w:id="306" w:author="Muniz-Diez, Clara" w:date="2025-09-11T08:27:00Z" w16du:dateUtc="2025-09-11T07:27:00Z">
        <w:r w:rsidR="003229B3">
          <w:t xml:space="preserve">, Easdale </w:t>
        </w:r>
      </w:ins>
      <w:ins w:id="307" w:author="Muniz-Diez, Clara" w:date="2025-09-11T08:28:00Z" w16du:dateUtc="2025-09-11T07:28:00Z">
        <w:r w:rsidR="004E1043">
          <w:t xml:space="preserve">et al. </w:t>
        </w:r>
      </w:ins>
      <w:ins w:id="308" w:author="Muniz-Diez, Clara" w:date="2025-09-11T08:36:00Z" w16du:dateUtc="2025-09-11T07:36:00Z">
        <w:r w:rsidR="00D3536F">
          <w:t xml:space="preserve">results are based on the comparison of a group that </w:t>
        </w:r>
        <w:r w:rsidR="004F2A28">
          <w:t xml:space="preserve">transitioned from certain to uncertain contingencies, and a group that experienced uncertain contingencies throughout the experiment. </w:t>
        </w:r>
      </w:ins>
      <w:ins w:id="309" w:author="Muniz-Diez, Clara" w:date="2025-09-11T08:38:00Z" w16du:dateUtc="2025-09-11T07:38:00Z">
        <w:r w:rsidR="00682660">
          <w:t>Experiment 3 serve</w:t>
        </w:r>
      </w:ins>
      <w:ins w:id="310" w:author="Muniz-Diez, Clara" w:date="2025-09-11T08:39:00Z" w16du:dateUtc="2025-09-11T07:39:00Z">
        <w:r w:rsidR="002908D4">
          <w:t>d</w:t>
        </w:r>
      </w:ins>
      <w:ins w:id="311" w:author="Muniz-Diez, Clara" w:date="2025-09-11T08:38:00Z" w16du:dateUtc="2025-09-11T07:38:00Z">
        <w:r w:rsidR="00682660">
          <w:t xml:space="preserve"> as a replication of the present results, but include</w:t>
        </w:r>
      </w:ins>
      <w:ins w:id="312" w:author="Muniz-Diez, Clara" w:date="2025-09-11T08:39:00Z" w16du:dateUtc="2025-09-11T07:39:00Z">
        <w:r w:rsidR="002908D4">
          <w:t>d</w:t>
        </w:r>
      </w:ins>
      <w:ins w:id="313" w:author="Muniz-Diez, Clara" w:date="2025-09-11T08:38:00Z" w16du:dateUtc="2025-09-11T07:38:00Z">
        <w:r w:rsidR="00682660">
          <w:t xml:space="preserve"> an Uncertain group</w:t>
        </w:r>
      </w:ins>
      <w:ins w:id="314" w:author="Muniz-Diez, Clara" w:date="2025-09-11T08:39:00Z" w16du:dateUtc="2025-09-11T07:39:00Z">
        <w:r w:rsidR="0072546B">
          <w:t xml:space="preserve"> </w:t>
        </w:r>
        <w:r w:rsidR="002908D4">
          <w:t>that</w:t>
        </w:r>
      </w:ins>
      <w:ins w:id="315" w:author="Muniz-Diez, Clara" w:date="2025-09-11T08:40:00Z" w16du:dateUtc="2025-09-11T07:40:00Z">
        <w:r w:rsidR="002908D4">
          <w:t xml:space="preserve"> received uncertain contingencies throughout the training phase</w:t>
        </w:r>
      </w:ins>
      <w:ins w:id="316" w:author="Muniz-Diez, Clara" w:date="2025-09-11T08:41:00Z" w16du:dateUtc="2025-09-11T07:41:00Z">
        <w:r w:rsidR="005E0F71">
          <w:t xml:space="preserve">, </w:t>
        </w:r>
        <w:r w:rsidR="008C5DFD">
          <w:t xml:space="preserve">allowing for a more direct comparison </w:t>
        </w:r>
      </w:ins>
      <w:ins w:id="317" w:author="Muniz-Diez, Clara" w:date="2025-09-11T08:42:00Z" w16du:dateUtc="2025-09-11T07:42:00Z">
        <w:r w:rsidR="00180B18">
          <w:t>with the results reported by Easdale et al.</w:t>
        </w:r>
      </w:ins>
    </w:p>
    <w:p w14:paraId="0A1D2F56" w14:textId="77777777" w:rsidR="00B25359" w:rsidRDefault="00000000">
      <w:pPr>
        <w:pStyle w:val="Heading1"/>
      </w:pPr>
      <w:bookmarkStart w:id="318" w:name="general-discussion"/>
      <w:bookmarkEnd w:id="129"/>
      <w:bookmarkEnd w:id="298"/>
      <w:r>
        <w:t>General discussion</w:t>
      </w:r>
    </w:p>
    <w:p w14:paraId="0A1D2F57" w14:textId="77777777" w:rsidR="00B25359" w:rsidRDefault="00000000">
      <w:pPr>
        <w:pStyle w:val="FirstParagraph"/>
      </w:pPr>
      <w:r>
        <w:t xml:space="preserve">Two experiments explored the processing of cues under different conditions of certainty and uncertainty during a contingency learning task. In Experiment 1, participants were trained in either a “certain” condition, in which there were cues that were perfectly predictive of the outcomes, or in an “uncertain” condition, in which there was a probabilistic relationship between the predictive cues and the outcomes. We predicted that uncertainty would increase the memory for cues, in line with the previously established increased levels of overt attention to cues trained under uncertain conditions (e.g., Beesley et al., 2015; Easdale et al., 2019; Torrents-Rodas et al., </w:t>
      </w:r>
      <w:r>
        <w:lastRenderedPageBreak/>
        <w:t>2023; Walker et al., 2019; Walker et al., 2022). However, this was not the case: overall, there was no effect of uncertainty on memory scores, with evidence to support a conclusion of equivalent levels of memory for cues (overall) in the Certain and Uncertain conditions. Memory scores for the predictive cues were higher than those for the non-predictive cues, , a finding that is consistent with the higher levels of overt attention paid to predictive cues in the learned predictiveness design (e.g., Le Pelley et al., 2011). However, this result was restricted to group Certain: there was no observed difference in recognition memory between predictive and non-predictive cues in group Uncertain.</w:t>
      </w:r>
    </w:p>
    <w:p w14:paraId="0A1D2F58" w14:textId="77777777" w:rsidR="00B25359" w:rsidRDefault="00000000">
      <w:pPr>
        <w:pStyle w:val="BodyText"/>
      </w:pPr>
      <w:r>
        <w:t xml:space="preserve">Experiment 2 explored the differences in recognition memory for conditions of “expected” and “unexpected” uncertainty. Unexpected uncertainty is defined here as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allowed us to determine that it was indeed the period of unexpected uncertainty that led to </w:t>
      </w:r>
      <w:r>
        <w:rPr>
          <w:i/>
          <w:iCs/>
        </w:rPr>
        <w:t>increases</w:t>
      </w:r>
      <w:r>
        <w:t xml:space="preserve"> in cue-processing, rather than further training of the certain contingencies (in the standard certain condition) leading to a decrease in cue-processing. Memory was better in the case of the unexpected uncertainty condition compared to this short-certain condition, and therefore a short period of unexpected uncertainty appears to enhance the memory for, and thus processing of, the cues.</w:t>
      </w:r>
    </w:p>
    <w:p w14:paraId="0A1D2F59" w14:textId="77777777" w:rsidR="00B25359" w:rsidRDefault="00000000">
      <w:pPr>
        <w:pStyle w:val="BodyText"/>
      </w:pPr>
      <w:r>
        <w:lastRenderedPageBreak/>
        <w:t>It is worth noting that, in both experiments reported here, we observed an effect of predictive validity on recognition memory, when, for the Certain conditions: group Certain in Experiment 1 and groups Certain Long and Certain Short in Experiment 2 showed better memory for predictive than non-predictive cues. To the best of our knowledge only one other study has investigated the relationship between the predictive validity of cues and recognition memory. Griffiths and Mitchell (2008) used a recognition memory test as a measure of cue processing and in Experiment 4 of their study used a learned predictiveness design adapted from Le Pelley and McLaren (2003). However, Griffiths and Mitchell (2008) did not observe differences in the recognition performance for predictive and non-predictive cues. There are two main procedural differences between the present study and Experiment 4 of Griffiths and Mitchell (2008). First, their experimental task involved learning about predictive and non-predictive categories of stimuli, with each exemplar of a category being presented only once during training, whereas in our task, the same set of four stimuli was repeatedly presented during training. Second, their learned predictiveness task consisted of two phases: the first phase was similar to the training phase of the present study, but this was followed by a second phase in which all the categories were predictive of new outcomes. The memory test followed this second phase. The addition of this second phase is perhaps the most likely reason for the differences in the findings: the cue-processing bias that is established in phase 1 of the design is likely to be considerably attenuated by the second phase in which all cues were established as valid predictors of the outcomes.</w:t>
      </w:r>
    </w:p>
    <w:p w14:paraId="0A1D2F5A" w14:textId="77777777" w:rsidR="00B25359" w:rsidRDefault="00000000">
      <w:pPr>
        <w:pStyle w:val="BodyText"/>
      </w:pPr>
      <w:r>
        <w:t xml:space="preserve">Attentional theories of associative learning have long recognised the role that uncertainty plays in determining the allocation of processing resources to stimuli in the environment. According to the Pearce and Hall (1980) model, the effective salience of a stimulus is determined </w:t>
      </w:r>
      <w:r>
        <w:lastRenderedPageBreak/>
        <w:t xml:space="preserve">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 (1982), this was determined by a longer history of reinforcement (the length of which was controlled by a parameter 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 (Pearce et al., 1982; Pearce &amp; Hall, 1980), since the uncertain condition did not show evidence of greater levels of cue-processing than the certain condition, despite the substantial level of prediction error that was experienced in the former. Since we know from previous work that this same procedure results in higher levels of overt attention to cues (Beesley et al., 2015; Easdale et al., 2019; Walker et al., 2019; Walker et al., 2022), the results of Experiment 1 provide insights into the complex relationships between overt attention, active stimulus processing, and associative learning. The data from Experiment 1 suggest that the circumstances that favour high levels of overt attention do not necessarily translate directly into active and enhanced processing of the stimuli. Thus, the data are consistent with the failures to observe more rapid learning about new associations under such conditions of uncertainty (Beesley et al., 2015; Easdale et al., 2019; Torrents-Rodas et al., </w:t>
      </w:r>
      <w:r>
        <w:lastRenderedPageBreak/>
        <w:t>2023). Taken alone, the data from Experiment 1 suggest that the hitherto assumption that eye-gaze dwell time can be used as a proxy measure of stimulus associability, is on shaky ground.</w:t>
      </w:r>
    </w:p>
    <w:p w14:paraId="0A1D2F5B" w14:textId="77777777" w:rsidR="00B25359" w:rsidRDefault="00000000">
      <w:pPr>
        <w:pStyle w:val="BodyText"/>
      </w:pPr>
      <w:r>
        <w:t>The data from Experiment 2, however, suggest that uncertainty can, under some circumstances, lead to enhancements in stimulus processing. In this procedure, after a period of training in which the task contingencies were deterministic, there was a sudden change to probabilistic (uncertain) contingencies. Under these conditions, evidence for enhanced stimulus processing was obtained, with better memory for the cue stimuli overall, compared to conditions in which participants were only trained with certain contingencies. In light of the findings of Experiment 1, these findings from Experiment 2 provide strong evidence for the distinction made by Easdale et al. (2019) 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a stable (but uncertain) contingency. In contrast, the sudden experience of a large prediction error, following certain contingencies, mar return the level of stimulus processing to something approaching a maximal level. Continual training with uncertain contingencies would be expected to see a decline in stimulus processing; it is likely that the configuration of our procedure in Experiment 2 was able to capture this high level of stimulus processing prior to an expected decline in the level of stimulus processing with continued uncertainty (i.e., a transition to a state of expected uncertainty).</w:t>
      </w:r>
    </w:p>
    <w:p w14:paraId="0A1D2F5C" w14:textId="77777777" w:rsidR="00B25359" w:rsidRDefault="00000000">
      <w:pPr>
        <w:pStyle w:val="BodyText"/>
      </w:pPr>
      <w:r>
        <w:lastRenderedPageBreak/>
        <w:t>In view of the analysis provided in the context of the Pearce and Hall model, it is clear that the conditions of expected uncertainty present a major challenge to attentional theories of associative learning. The data from the current studies and others using similar designs (Beesley et al., 2015; Easdale et al., 2019; Walker et al., 2019; Walker et al., 2022) illustrate that the cognitive system is sensitive not just to the absolute level of prediction error, but how long that prediction error has been experienced for, and how stable that pattern of uncertainty has been. Indeed, the manner in which the uncertainty is experienced in the task, not just the overall level of uncertainty, can affect the pattern of choices and attention. One line of examination for future experimental and theoretical work would be to explore whether expected uncertainty reflects a localised cue-specific parameter or is better reflected as a global property of the learning system, akin to a reflection of “vigilance” on the task.</w:t>
      </w:r>
    </w:p>
    <w:p w14:paraId="0A1D2F5D" w14:textId="77777777" w:rsidR="00B25359" w:rsidRDefault="00000000">
      <w:pPr>
        <w:pStyle w:val="BodyText"/>
      </w:pPr>
      <w:r>
        <w:t xml:space="preserve">The analysis of the memory scores in Experiment 2 found a simple main effect of group for non-predictive cues, but not for predictive cues. Thus, there is a suggestion that the elevated levels of recognition memory seen for the unexpected uncertain condition in Experiment 2 was primarily driven by increases in cue-processing for the non-predictive cues. These findings suggest that unexpected uncertainty returns participants to an exploratory mode of processing. According to the uncertainty principle, the increased levels of attention to cues associated with uncertainty operates as a mechanism to discover new cue-outcome relationships. This process has been referred to as “exploratory attention” (e.g., Beesley et al., 2015; Easdale et al., 2019) or “attention for learning” (e.g., Hall &amp; Rodríguez, 2019). Thus, it is an attempt to resolve the prediction errors that are experienced by learning new and valid signals for the outcomes. In Experiment 2, it is possible that the non-predictive cues have greater “capacity” for learning, or perhaps offer a more plausible signal, given an association already exists between the predictive </w:t>
      </w:r>
      <w:r>
        <w:lastRenderedPageBreak/>
        <w:t>cues and the outcomes from the earlier certain phase. This exploratory process will be short lived in this procedure, since the uncertainty that is experienced cannot be resolved by learning new associations. Indeed, in the procedure of Easdale et al. (2019), participants could resolve the uncertainty in a second stage by learning about the meaningful associations pertaining to the previously non-predictive cues. In this situation increased attentional processing of the non-predictive cues was observed.</w:t>
      </w:r>
    </w:p>
    <w:p w14:paraId="0A1D2F5E" w14:textId="77777777" w:rsidR="00B25359" w:rsidRDefault="00000000">
      <w:pPr>
        <w:pStyle w:val="BodyText"/>
      </w:pPr>
      <w:r>
        <w:t xml:space="preserve">This characterisation of the effect, as one driven primarily by changes in processing for non-predictive cues, is also consistent with the </w:t>
      </w:r>
      <w:r>
        <w:rPr>
          <w:i/>
          <w:iCs/>
        </w:rPr>
        <w:t>theory protection</w:t>
      </w:r>
      <w:r>
        <w:t xml:space="preserve"> account proposed by Spicer and colleagues (2020, 2022).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Further studies will be necessary to confirm if theory protection offers an accurate account of the manner in which attentional resources are allocated during uncertainty.</w:t>
      </w:r>
    </w:p>
    <w:p w14:paraId="0A1D2F5F" w14:textId="5376C164" w:rsidR="00B25359" w:rsidRDefault="00000000">
      <w:pPr>
        <w:pStyle w:val="BodyText"/>
      </w:pPr>
      <w:r>
        <w:t xml:space="preserve">The current results provide a stark warning about the interpretation of eye-gaze as a proxy for attentional processing. While we have not collected eye-gaze data in the current tasks (since they were conducted online), we have substantial evidence that uncertain conditions of the form used in the current experiments lead to higher levels of both absolute dwell times on cues, </w:t>
      </w:r>
      <w:r>
        <w:lastRenderedPageBreak/>
        <w:t>and a higher proportion of the response time spent on cues (Beesley et al., 2015; Easdale et al., 2019; Walker et al., 2019; Walker et al., 2022). The finding that higher overt attention does</w:t>
      </w:r>
      <w:r w:rsidR="00DB4AAF">
        <w:t xml:space="preserve"> </w:t>
      </w:r>
      <w:r>
        <w:t>n</w:t>
      </w:r>
      <w:r w:rsidR="00DB4AAF">
        <w:t>o</w:t>
      </w:r>
      <w:r>
        <w:t>t lead to faster learning (Beesley et al., 2015; Easdale et al., 2019; Torrents-Rodas et al., 2023) and, in the current studies, that it does</w:t>
      </w:r>
      <w:r w:rsidR="00AD32D4">
        <w:t xml:space="preserve"> </w:t>
      </w:r>
      <w:r>
        <w:t>n</w:t>
      </w:r>
      <w:r w:rsidR="00AD32D4">
        <w:t>o</w:t>
      </w:r>
      <w:r>
        <w:t>t lead to greater cue-processing, is problematic for the use of eye-data in constraining attentional models of associative learning. Of course, this concern of the apparent disconnect between overt attention and active stimulus engagement stretches beyond the field of human learning. As has been noted in other literatures, most notably in the case of inattentional blindness (e.g., Simons &amp; Chabris, 1999); looking does not always reflect an active and engaged attentional process.</w:t>
      </w:r>
    </w:p>
    <w:p w14:paraId="0A1D2F60" w14:textId="77777777" w:rsidR="00B25359" w:rsidRDefault="00000000">
      <w:pPr>
        <w:pStyle w:val="BodyText"/>
      </w:pPr>
      <w:r>
        <w:t>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understanding of expected and unexpected uncertainty in order to adequately map out the relationships between patterns of reinforcement, stimulus processing, and learning.</w:t>
      </w:r>
    </w:p>
    <w:p w14:paraId="0A1D2F61" w14:textId="77777777" w:rsidR="00B25359" w:rsidRDefault="00000000">
      <w:r>
        <w:br w:type="page"/>
      </w:r>
    </w:p>
    <w:p w14:paraId="0A1D2F62" w14:textId="77777777" w:rsidR="00B25359" w:rsidRPr="008823D3" w:rsidRDefault="00000000">
      <w:pPr>
        <w:pStyle w:val="Heading1"/>
        <w:rPr>
          <w:lang w:val="en-GB"/>
        </w:rPr>
      </w:pPr>
      <w:bookmarkStart w:id="319" w:name="references"/>
      <w:bookmarkEnd w:id="318"/>
      <w:r w:rsidRPr="008823D3">
        <w:rPr>
          <w:lang w:val="en-GB"/>
        </w:rPr>
        <w:lastRenderedPageBreak/>
        <w:t>References</w:t>
      </w:r>
    </w:p>
    <w:p w14:paraId="0A1D2F63" w14:textId="77777777" w:rsidR="00B25359" w:rsidRDefault="00000000">
      <w:pPr>
        <w:pStyle w:val="Bibliography"/>
      </w:pPr>
      <w:bookmarkStart w:id="320" w:name="X57168802aaa77f18e04bb7ff96f81d57c719ae1"/>
      <w:bookmarkStart w:id="321" w:name="refs"/>
      <w:r w:rsidRPr="008823D3">
        <w:rPr>
          <w:lang w:val="en-GB"/>
        </w:rPr>
        <w:t xml:space="preserve">Beesley, T., Nguyen, K. P., Pearson, D., &amp; Le Pelley, M. E. (2015). </w:t>
      </w:r>
      <w:r>
        <w:t xml:space="preserve">Uncertainty and predictiveness determine attention to cues during human associative learning. </w:t>
      </w:r>
      <w:r>
        <w:rPr>
          <w:i/>
          <w:iCs/>
        </w:rPr>
        <w:t>Quarterly Journal of Experimental Psychology</w:t>
      </w:r>
      <w:r>
        <w:t xml:space="preserve">, </w:t>
      </w:r>
      <w:r>
        <w:rPr>
          <w:i/>
          <w:iCs/>
        </w:rPr>
        <w:t>68</w:t>
      </w:r>
      <w:r>
        <w:t xml:space="preserve">(11), 2175–2199. </w:t>
      </w:r>
      <w:hyperlink r:id="rId21">
        <w:r w:rsidR="00B25359">
          <w:rPr>
            <w:rStyle w:val="Hyperlink"/>
          </w:rPr>
          <w:t>https://doi.org/10.1080/17470218.2015.1009919</w:t>
        </w:r>
      </w:hyperlink>
    </w:p>
    <w:p w14:paraId="0A1D2F64" w14:textId="77777777" w:rsidR="00B25359" w:rsidRDefault="00000000">
      <w:pPr>
        <w:pStyle w:val="Bibliography"/>
      </w:pPr>
      <w:bookmarkStart w:id="322" w:name="ref-behrensLearningValueInformation2007"/>
      <w:bookmarkEnd w:id="320"/>
      <w:r>
        <w:t xml:space="preserve">Behrens, T. E. J., Woolrich, M. W., Walton, M. E., &amp; Rushworth, M. F. S. (2007). Learning the value of information in an uncertain world. </w:t>
      </w:r>
      <w:r>
        <w:rPr>
          <w:i/>
          <w:iCs/>
        </w:rPr>
        <w:t>Nature Neuroscience</w:t>
      </w:r>
      <w:r>
        <w:t xml:space="preserve">, </w:t>
      </w:r>
      <w:r>
        <w:rPr>
          <w:i/>
          <w:iCs/>
        </w:rPr>
        <w:t>10</w:t>
      </w:r>
      <w:r>
        <w:t xml:space="preserve">(9, 9), 1214–1221. </w:t>
      </w:r>
      <w:hyperlink r:id="rId22">
        <w:r w:rsidR="00B25359">
          <w:rPr>
            <w:rStyle w:val="Hyperlink"/>
          </w:rPr>
          <w:t>https://doi.org/10.1038/nn1954</w:t>
        </w:r>
      </w:hyperlink>
    </w:p>
    <w:p w14:paraId="0A1D2F65" w14:textId="77777777" w:rsidR="00B25359" w:rsidRDefault="00000000">
      <w:pPr>
        <w:pStyle w:val="Bibliography"/>
      </w:pPr>
      <w:bookmarkStart w:id="323" w:name="ref-chunInteractionsAttentionMemory2007"/>
      <w:bookmarkEnd w:id="322"/>
      <w:r>
        <w:t xml:space="preserve">Chun, M. M., &amp; Turk-Browne, N. B. (2007). Interactions between attention and memory. </w:t>
      </w:r>
      <w:r>
        <w:rPr>
          <w:i/>
          <w:iCs/>
        </w:rPr>
        <w:t>Current Opinion in Neurobiology</w:t>
      </w:r>
      <w:r>
        <w:t xml:space="preserve">, </w:t>
      </w:r>
      <w:r>
        <w:rPr>
          <w:i/>
          <w:iCs/>
        </w:rPr>
        <w:t>17</w:t>
      </w:r>
      <w:r>
        <w:t xml:space="preserve">(2), 177–184. </w:t>
      </w:r>
      <w:hyperlink r:id="rId23">
        <w:r w:rsidR="00B25359">
          <w:rPr>
            <w:rStyle w:val="Hyperlink"/>
          </w:rPr>
          <w:t>https://doi.org/10.1016/j.conb.2007.03.005</w:t>
        </w:r>
      </w:hyperlink>
    </w:p>
    <w:p w14:paraId="0A1D2F66" w14:textId="77777777" w:rsidR="00B25359" w:rsidRDefault="00000000">
      <w:pPr>
        <w:pStyle w:val="Bibliography"/>
      </w:pPr>
      <w:bookmarkStart w:id="324" w:name="ref-craikLevelsProcessingFramework1972"/>
      <w:bookmarkEnd w:id="323"/>
      <w:r>
        <w:t xml:space="preserve">Craik, F. I. M., &amp; Lockhart, R. S. (1972). Levels of processing: A framework for memory research. </w:t>
      </w:r>
      <w:r>
        <w:rPr>
          <w:i/>
          <w:iCs/>
        </w:rPr>
        <w:t>Journal of Verbal Learning and Verbal Behavior</w:t>
      </w:r>
      <w:r>
        <w:t xml:space="preserve">, </w:t>
      </w:r>
      <w:r>
        <w:rPr>
          <w:i/>
          <w:iCs/>
        </w:rPr>
        <w:t>11</w:t>
      </w:r>
      <w:r>
        <w:t xml:space="preserve">(6), 671–684. </w:t>
      </w:r>
      <w:hyperlink r:id="rId24">
        <w:r w:rsidR="00B25359">
          <w:rPr>
            <w:rStyle w:val="Hyperlink"/>
          </w:rPr>
          <w:t>https://doi.org/10.1016/S0022-5371(72)80001-X</w:t>
        </w:r>
      </w:hyperlink>
    </w:p>
    <w:p w14:paraId="0A1D2F67" w14:textId="77777777" w:rsidR="00B25359" w:rsidRDefault="00000000">
      <w:pPr>
        <w:pStyle w:val="Bibliography"/>
      </w:pPr>
      <w:bookmarkStart w:id="325" w:name="ref-craikDepthProcessingRetention1975"/>
      <w:bookmarkEnd w:id="324"/>
      <w:r>
        <w:t xml:space="preserve">Craik, F. I. M., &amp; Tulving, E. (1975). Depth of processing and the retention of words in episodic memory. </w:t>
      </w:r>
      <w:r>
        <w:rPr>
          <w:i/>
          <w:iCs/>
        </w:rPr>
        <w:t>Journal of Experimental Psychology: General</w:t>
      </w:r>
      <w:r>
        <w:t xml:space="preserve">, </w:t>
      </w:r>
      <w:r>
        <w:rPr>
          <w:i/>
          <w:iCs/>
        </w:rPr>
        <w:t>104</w:t>
      </w:r>
      <w:r>
        <w:t xml:space="preserve">(3), 268–294. </w:t>
      </w:r>
      <w:hyperlink r:id="rId25">
        <w:r w:rsidR="00B25359">
          <w:rPr>
            <w:rStyle w:val="Hyperlink"/>
          </w:rPr>
          <w:t>https://doi.org/10.1037/0096-3445.104.3.268</w:t>
        </w:r>
      </w:hyperlink>
    </w:p>
    <w:p w14:paraId="0A1D2F68" w14:textId="77777777" w:rsidR="00B25359" w:rsidRDefault="00000000">
      <w:pPr>
        <w:pStyle w:val="Bibliography"/>
      </w:pPr>
      <w:bookmarkStart w:id="326" w:name="X97490bacb8246f80fb4b5666c3d3f4d71e0e753"/>
      <w:bookmarkEnd w:id="325"/>
      <w:r>
        <w:t xml:space="preserve">Easdale, L. C., Le Pelley, M. E., &amp; Beesley, T. (2019). The onset of uncertainty facilitates the learning of new associations by increasing attention to cues. </w:t>
      </w:r>
      <w:r>
        <w:rPr>
          <w:i/>
          <w:iCs/>
        </w:rPr>
        <w:t>Quarterly Journal of Experimental Psychology</w:t>
      </w:r>
      <w:r>
        <w:t xml:space="preserve">, </w:t>
      </w:r>
      <w:r>
        <w:rPr>
          <w:i/>
          <w:iCs/>
        </w:rPr>
        <w:t>72</w:t>
      </w:r>
      <w:r>
        <w:t xml:space="preserve">(2), 193–208. </w:t>
      </w:r>
      <w:hyperlink r:id="rId26">
        <w:r w:rsidR="00B25359">
          <w:rPr>
            <w:rStyle w:val="Hyperlink"/>
          </w:rPr>
          <w:t>https://doi.org/10.1080/17470218.2017.1363257</w:t>
        </w:r>
      </w:hyperlink>
    </w:p>
    <w:p w14:paraId="0A1D2F69" w14:textId="77777777" w:rsidR="00B25359" w:rsidRDefault="00000000">
      <w:pPr>
        <w:pStyle w:val="Bibliography"/>
      </w:pPr>
      <w:bookmarkStart w:id="327" w:name="Xae984a4694c8b7019542e6fb19b96b322787484"/>
      <w:bookmarkEnd w:id="326"/>
      <w:r>
        <w:t xml:space="preserve">Esber, G. R., &amp; Haselgrove, M. (2011). Reconciling the influence of predictiveness and uncertainty on stimulus salience: A model of attention in associative learning. </w:t>
      </w:r>
      <w:r>
        <w:rPr>
          <w:i/>
          <w:iCs/>
        </w:rPr>
        <w:lastRenderedPageBreak/>
        <w:t>Proceedings of the Royal Society B: Biological Sciences</w:t>
      </w:r>
      <w:r>
        <w:t xml:space="preserve">, </w:t>
      </w:r>
      <w:r>
        <w:rPr>
          <w:i/>
          <w:iCs/>
        </w:rPr>
        <w:t>278</w:t>
      </w:r>
      <w:r>
        <w:t xml:space="preserve">(1718), 2553–2561. </w:t>
      </w:r>
      <w:hyperlink r:id="rId27">
        <w:r w:rsidR="00B25359">
          <w:rPr>
            <w:rStyle w:val="Hyperlink"/>
          </w:rPr>
          <w:t>https://doi.org/10.1098/rspb.2011.0836</w:t>
        </w:r>
      </w:hyperlink>
    </w:p>
    <w:p w14:paraId="0A1D2F6A" w14:textId="77777777" w:rsidR="00B25359" w:rsidRDefault="00000000">
      <w:pPr>
        <w:pStyle w:val="Bibliography"/>
      </w:pPr>
      <w:bookmarkStart w:id="328" w:name="ref-faulStatisticalPowerAnalyses2007"/>
      <w:bookmarkEnd w:id="327"/>
      <w:r w:rsidRPr="005A3CE6">
        <w:rPr>
          <w:lang w:val="de-DE"/>
          <w:rPrChange w:id="329" w:author="Muniz-Diez, Clara" w:date="2025-09-10T10:21:00Z" w16du:dateUtc="2025-09-10T09:21:00Z">
            <w:rPr/>
          </w:rPrChange>
        </w:rPr>
        <w:t xml:space="preserve">Faul, F., Erdfelder, E., Lang, A.-G., &amp; Buchner, A. (2007). </w:t>
      </w:r>
      <w:r>
        <w:t xml:space="preserve">Statistical power analyses using G*Power 3.1: Tests for correlation and regression analyses. </w:t>
      </w:r>
      <w:r>
        <w:rPr>
          <w:i/>
          <w:iCs/>
        </w:rPr>
        <w:t>Behavior Research Methods</w:t>
      </w:r>
      <w:r>
        <w:t xml:space="preserve">, </w:t>
      </w:r>
      <w:r>
        <w:rPr>
          <w:i/>
          <w:iCs/>
        </w:rPr>
        <w:t>39</w:t>
      </w:r>
      <w:r>
        <w:t>, 175–191.</w:t>
      </w:r>
    </w:p>
    <w:p w14:paraId="0A1D2F6B" w14:textId="77777777" w:rsidR="00B25359" w:rsidRDefault="00000000">
      <w:pPr>
        <w:pStyle w:val="Bibliography"/>
      </w:pPr>
      <w:bookmarkStart w:id="330" w:name="Xa50a2496fe31f11bad9ebc7f08e3848e8d85390"/>
      <w:bookmarkEnd w:id="328"/>
      <w:r>
        <w:t xml:space="preserve">Fletcher, P. C., Shallice, T., &amp; Dolan, R. J. (1998). The functional roles of prefrontal cortex in episodic memory. I. Encoding. </w:t>
      </w:r>
      <w:r>
        <w:rPr>
          <w:i/>
          <w:iCs/>
        </w:rPr>
        <w:t>Brain</w:t>
      </w:r>
      <w:r>
        <w:t xml:space="preserve">, </w:t>
      </w:r>
      <w:r>
        <w:rPr>
          <w:i/>
          <w:iCs/>
        </w:rPr>
        <w:t>121</w:t>
      </w:r>
      <w:r>
        <w:t xml:space="preserve">(7), 1239–1248. </w:t>
      </w:r>
      <w:hyperlink r:id="rId28">
        <w:r w:rsidR="00B25359">
          <w:rPr>
            <w:rStyle w:val="Hyperlink"/>
          </w:rPr>
          <w:t>https://doi.org/10.1093/brain/121.7.1239</w:t>
        </w:r>
      </w:hyperlink>
    </w:p>
    <w:p w14:paraId="0A1D2F6C" w14:textId="77777777" w:rsidR="00B25359" w:rsidRDefault="00000000">
      <w:pPr>
        <w:pStyle w:val="Bibliography"/>
      </w:pPr>
      <w:bookmarkStart w:id="331" w:name="ref-griffithsNegativeTransferHuman2011"/>
      <w:bookmarkEnd w:id="330"/>
      <w:r>
        <w:t xml:space="preserve">Griffiths, O., Johnson, A. M., &amp; Mitchell, C. J. (2011). Negative Transfer in Human Associative Learning. </w:t>
      </w:r>
      <w:r>
        <w:rPr>
          <w:i/>
          <w:iCs/>
        </w:rPr>
        <w:t>Psychological Science</w:t>
      </w:r>
      <w:r>
        <w:t xml:space="preserve">, </w:t>
      </w:r>
      <w:r>
        <w:rPr>
          <w:i/>
          <w:iCs/>
        </w:rPr>
        <w:t>22</w:t>
      </w:r>
      <w:r>
        <w:t xml:space="preserve">(9), 1198–1204. </w:t>
      </w:r>
      <w:hyperlink r:id="rId29">
        <w:r w:rsidR="00B25359">
          <w:rPr>
            <w:rStyle w:val="Hyperlink"/>
          </w:rPr>
          <w:t>https://doi.org/10.1177/0956797611419305</w:t>
        </w:r>
      </w:hyperlink>
    </w:p>
    <w:p w14:paraId="0A1D2F6D" w14:textId="77777777" w:rsidR="00B25359" w:rsidRDefault="00000000">
      <w:pPr>
        <w:pStyle w:val="Bibliography"/>
      </w:pPr>
      <w:bookmarkStart w:id="332" w:name="ref-griffithsSelectiveAttentionHuman2008"/>
      <w:bookmarkEnd w:id="331"/>
      <w:r>
        <w:t xml:space="preserve">Griffiths, O., &amp; Mitchell, C. J. (2008). Selective attention in human associative learning and recognition memory. </w:t>
      </w:r>
      <w:r>
        <w:rPr>
          <w:i/>
          <w:iCs/>
        </w:rPr>
        <w:t>Journal of Experimental Psychology: General</w:t>
      </w:r>
      <w:r>
        <w:t xml:space="preserve">, </w:t>
      </w:r>
      <w:r>
        <w:rPr>
          <w:i/>
          <w:iCs/>
        </w:rPr>
        <w:t>137</w:t>
      </w:r>
      <w:r>
        <w:t xml:space="preserve">(4), 626–648. </w:t>
      </w:r>
      <w:hyperlink r:id="rId30">
        <w:r w:rsidR="00B25359">
          <w:rPr>
            <w:rStyle w:val="Hyperlink"/>
          </w:rPr>
          <w:t>https://doi.org/10.1037/a0013685</w:t>
        </w:r>
      </w:hyperlink>
    </w:p>
    <w:p w14:paraId="0A1D2F6E" w14:textId="77777777" w:rsidR="00B25359" w:rsidRDefault="00000000">
      <w:pPr>
        <w:pStyle w:val="Bibliography"/>
      </w:pPr>
      <w:bookmarkStart w:id="333" w:name="ref-hallAttentionPerceiveLearn2019a"/>
      <w:bookmarkEnd w:id="332"/>
      <w:r>
        <w:t xml:space="preserve">Hall, G., &amp; Rodr’ıguez, G. (2019). Attention to perceive, to learn and to respond. </w:t>
      </w:r>
      <w:r>
        <w:rPr>
          <w:i/>
          <w:iCs/>
        </w:rPr>
        <w:t>Quarterly Journal of Experimental Psychology</w:t>
      </w:r>
      <w:r>
        <w:t xml:space="preserve">, </w:t>
      </w:r>
      <w:r>
        <w:rPr>
          <w:i/>
          <w:iCs/>
        </w:rPr>
        <w:t>72</w:t>
      </w:r>
      <w:r>
        <w:t xml:space="preserve">(2), 335–345. </w:t>
      </w:r>
      <w:hyperlink r:id="rId31">
        <w:r w:rsidR="00B25359">
          <w:rPr>
            <w:rStyle w:val="Hyperlink"/>
          </w:rPr>
          <w:t>https://doi.org/10.1080/17470218.2017.1339719</w:t>
        </w:r>
      </w:hyperlink>
    </w:p>
    <w:p w14:paraId="0A1D2F6F" w14:textId="77777777" w:rsidR="00B25359" w:rsidRDefault="00000000">
      <w:pPr>
        <w:pStyle w:val="Bibliography"/>
      </w:pPr>
      <w:bookmarkStart w:id="334" w:name="ref-kerstenTwoCompetingAttentional1998"/>
      <w:bookmarkEnd w:id="333"/>
      <w:r>
        <w:t xml:space="preserve">Kersten, A. W., Goldstone, R. L., &amp; Schaffert, A. (1998). Two competing attentional mechanisms in category learning. </w:t>
      </w:r>
      <w:r>
        <w:rPr>
          <w:i/>
          <w:iCs/>
        </w:rPr>
        <w:t>Journal of Experimental Psychology: Learning, Memory, and Cognition</w:t>
      </w:r>
      <w:r>
        <w:t xml:space="preserve">, </w:t>
      </w:r>
      <w:r>
        <w:rPr>
          <w:i/>
          <w:iCs/>
        </w:rPr>
        <w:t>24</w:t>
      </w:r>
      <w:r>
        <w:t xml:space="preserve">(6), 1437–1458. </w:t>
      </w:r>
      <w:hyperlink r:id="rId32">
        <w:r w:rsidR="00B25359">
          <w:rPr>
            <w:rStyle w:val="Hyperlink"/>
          </w:rPr>
          <w:t>https://doi.org/10.1037/0278-7393.24.6.1437</w:t>
        </w:r>
      </w:hyperlink>
    </w:p>
    <w:p w14:paraId="0A1D2F70" w14:textId="77777777" w:rsidR="00B25359" w:rsidRDefault="00000000">
      <w:pPr>
        <w:pStyle w:val="Bibliography"/>
      </w:pPr>
      <w:bookmarkStart w:id="335" w:name="ref-koenigRewardDrawsEye2017"/>
      <w:bookmarkEnd w:id="334"/>
      <w:r w:rsidRPr="005A3CE6">
        <w:rPr>
          <w:lang w:val="de-DE"/>
          <w:rPrChange w:id="336" w:author="Muniz-Diez, Clara" w:date="2025-09-10T10:21:00Z" w16du:dateUtc="2025-09-10T09:21:00Z">
            <w:rPr/>
          </w:rPrChange>
        </w:rPr>
        <w:t xml:space="preserve">Koenig, S., Kadel, H., Uengoer, M., Schubö, A., &amp; Lachnit, H. (2017). </w:t>
      </w:r>
      <w:r>
        <w:t xml:space="preserve">Reward Draws the Eye, Uncertainty Holds the Eye: Associative Learning Modulates Distractor Interference in </w:t>
      </w:r>
      <w:r>
        <w:lastRenderedPageBreak/>
        <w:t xml:space="preserve">Visual Search. </w:t>
      </w:r>
      <w:r>
        <w:rPr>
          <w:i/>
          <w:iCs/>
        </w:rPr>
        <w:t>Frontiers in Behavioral Neuroscience</w:t>
      </w:r>
      <w:r>
        <w:t xml:space="preserve">, </w:t>
      </w:r>
      <w:r>
        <w:rPr>
          <w:i/>
          <w:iCs/>
        </w:rPr>
        <w:t>11</w:t>
      </w:r>
      <w:r>
        <w:t xml:space="preserve">. </w:t>
      </w:r>
      <w:hyperlink r:id="rId33">
        <w:r w:rsidR="00B25359">
          <w:rPr>
            <w:rStyle w:val="Hyperlink"/>
          </w:rPr>
          <w:t>https://www.frontiersin.org/articles/10.3389/fnbeh.2017.00128</w:t>
        </w:r>
      </w:hyperlink>
    </w:p>
    <w:p w14:paraId="0A1D2F71" w14:textId="77777777" w:rsidR="00B25359" w:rsidRDefault="00000000">
      <w:pPr>
        <w:pStyle w:val="Bibliography"/>
      </w:pPr>
      <w:bookmarkStart w:id="337" w:name="ref-kruschkeUnifiedModelAttention2001"/>
      <w:bookmarkEnd w:id="335"/>
      <w:r>
        <w:t xml:space="preserve">Kruschke, J. K. (2001). Toward a Unified Model of Attention in Associative Learning. </w:t>
      </w:r>
      <w:r>
        <w:rPr>
          <w:i/>
          <w:iCs/>
        </w:rPr>
        <w:t>Journal of Mathematical Psychology</w:t>
      </w:r>
      <w:r>
        <w:t xml:space="preserve">, </w:t>
      </w:r>
      <w:r>
        <w:rPr>
          <w:i/>
          <w:iCs/>
        </w:rPr>
        <w:t>45</w:t>
      </w:r>
      <w:r>
        <w:t xml:space="preserve">(6), 812–863. </w:t>
      </w:r>
      <w:hyperlink r:id="rId34">
        <w:r w:rsidR="00B25359">
          <w:rPr>
            <w:rStyle w:val="Hyperlink"/>
          </w:rPr>
          <w:t>https://doi.org/10.1006/jmps.2000.1354</w:t>
        </w:r>
      </w:hyperlink>
    </w:p>
    <w:p w14:paraId="0A1D2F72" w14:textId="77777777" w:rsidR="00B25359" w:rsidRDefault="00000000">
      <w:pPr>
        <w:pStyle w:val="Bibliography"/>
      </w:pPr>
      <w:bookmarkStart w:id="338" w:name="ref-kruschkeAttentionLearning2003"/>
      <w:bookmarkEnd w:id="337"/>
      <w:r>
        <w:t xml:space="preserve">Kruschke, J. K. (2003). Attention in Learning. </w:t>
      </w:r>
      <w:r>
        <w:rPr>
          <w:i/>
          <w:iCs/>
        </w:rPr>
        <w:t>Current Directions in Psychological Science</w:t>
      </w:r>
      <w:r>
        <w:t xml:space="preserve">, </w:t>
      </w:r>
      <w:r>
        <w:rPr>
          <w:i/>
          <w:iCs/>
        </w:rPr>
        <w:t>12</w:t>
      </w:r>
      <w:r>
        <w:t xml:space="preserve">(5), 171–175. </w:t>
      </w:r>
      <w:hyperlink r:id="rId35">
        <w:r w:rsidR="00B25359">
          <w:rPr>
            <w:rStyle w:val="Hyperlink"/>
          </w:rPr>
          <w:t>https://doi.org/10.1111/1467-8721.01254</w:t>
        </w:r>
      </w:hyperlink>
    </w:p>
    <w:p w14:paraId="0A1D2F73" w14:textId="77777777" w:rsidR="00B25359" w:rsidRDefault="00000000">
      <w:pPr>
        <w:pStyle w:val="Bibliography"/>
      </w:pPr>
      <w:bookmarkStart w:id="339" w:name="ref-lepelleyRoleAssociativeHistory2004"/>
      <w:bookmarkEnd w:id="338"/>
      <w:r>
        <w:t xml:space="preserve">Le Pelley, M. E. (2004). The Role of Associative History in Models of Associative Learning: A Selective Review and a Hybrid Model. </w:t>
      </w:r>
      <w:r>
        <w:rPr>
          <w:i/>
          <w:iCs/>
        </w:rPr>
        <w:t>The Quarterly Journal of Experimental Psychology Section B</w:t>
      </w:r>
      <w:r>
        <w:t xml:space="preserve">, </w:t>
      </w:r>
      <w:r>
        <w:rPr>
          <w:i/>
          <w:iCs/>
        </w:rPr>
        <w:t>57</w:t>
      </w:r>
      <w:r>
        <w:t xml:space="preserve">, 193–243. </w:t>
      </w:r>
      <w:hyperlink r:id="rId36">
        <w:r w:rsidR="00B25359">
          <w:rPr>
            <w:rStyle w:val="Hyperlink"/>
          </w:rPr>
          <w:t>https://doi.org/10.1080/02724990344000141</w:t>
        </w:r>
      </w:hyperlink>
    </w:p>
    <w:p w14:paraId="0A1D2F74" w14:textId="77777777" w:rsidR="00B25359" w:rsidRDefault="00000000">
      <w:pPr>
        <w:pStyle w:val="Bibliography"/>
      </w:pPr>
      <w:bookmarkStart w:id="340" w:name="Xfd8e08b558d651fc386237bfe6725ed78bfff4d"/>
      <w:bookmarkEnd w:id="339"/>
      <w:r>
        <w:t xml:space="preserve">Le Pelley, M. E., Beesley, T., &amp; Griffiths, O. (2011). Overt attention and predictiveness in human contingency learning. </w:t>
      </w:r>
      <w:r>
        <w:rPr>
          <w:i/>
          <w:iCs/>
        </w:rPr>
        <w:t>Journal of Experimental Psychology. Animal Behavior Processes</w:t>
      </w:r>
      <w:r>
        <w:t xml:space="preserve">, </w:t>
      </w:r>
      <w:r>
        <w:rPr>
          <w:i/>
          <w:iCs/>
        </w:rPr>
        <w:t>37</w:t>
      </w:r>
      <w:r>
        <w:t xml:space="preserve">(2), 220–229. </w:t>
      </w:r>
      <w:hyperlink r:id="rId37">
        <w:r w:rsidR="00B25359">
          <w:rPr>
            <w:rStyle w:val="Hyperlink"/>
          </w:rPr>
          <w:t>https://doi.org/10.1037/a0021384</w:t>
        </w:r>
      </w:hyperlink>
    </w:p>
    <w:p w14:paraId="0A1D2F75" w14:textId="77777777" w:rsidR="00B25359" w:rsidRDefault="00000000">
      <w:pPr>
        <w:pStyle w:val="Bibliography"/>
      </w:pPr>
      <w:bookmarkStart w:id="341" w:name="Xb640d47b9b72f9c117f2588eb98bb6d7bc50a55"/>
      <w:bookmarkEnd w:id="340"/>
      <w:r w:rsidRPr="008823D3">
        <w:rPr>
          <w:lang w:val="en-GB"/>
        </w:rPr>
        <w:t xml:space="preserve">Le Pelley, M. E., Haselgrove, M., &amp; Esber, G. R. (2012). </w:t>
      </w:r>
      <w:r>
        <w:t xml:space="preserve">Modeling attention in associative learning: Two processes or one? </w:t>
      </w:r>
      <w:r>
        <w:rPr>
          <w:i/>
          <w:iCs/>
        </w:rPr>
        <w:t>Learning &amp; Behavior</w:t>
      </w:r>
      <w:r>
        <w:t xml:space="preserve">, </w:t>
      </w:r>
      <w:r>
        <w:rPr>
          <w:i/>
          <w:iCs/>
        </w:rPr>
        <w:t>40</w:t>
      </w:r>
      <w:r>
        <w:t xml:space="preserve">(3), 292–304. </w:t>
      </w:r>
      <w:hyperlink r:id="rId38">
        <w:r w:rsidR="00B25359">
          <w:rPr>
            <w:rStyle w:val="Hyperlink"/>
          </w:rPr>
          <w:t>https://doi.org/10.3758/s13420-012-0084-4</w:t>
        </w:r>
      </w:hyperlink>
    </w:p>
    <w:p w14:paraId="0A1D2F76" w14:textId="77777777" w:rsidR="00B25359" w:rsidRDefault="00000000">
      <w:pPr>
        <w:pStyle w:val="Bibliography"/>
      </w:pPr>
      <w:bookmarkStart w:id="342" w:name="Xb206b7e771dee861385597d4f68bd3eb78e168d"/>
      <w:bookmarkEnd w:id="341"/>
      <w:r>
        <w:t xml:space="preserve">Le Pelley, M. E., &amp; McLaren, I. P. L. (2003). Learned Associability and Associative Change in Human Causal Learning. </w:t>
      </w:r>
      <w:r>
        <w:rPr>
          <w:i/>
          <w:iCs/>
        </w:rPr>
        <w:t>The Quarterly Journal of Experimental Psychology Section B</w:t>
      </w:r>
      <w:r>
        <w:t xml:space="preserve">, </w:t>
      </w:r>
      <w:r>
        <w:rPr>
          <w:i/>
          <w:iCs/>
        </w:rPr>
        <w:t>56</w:t>
      </w:r>
      <w:r>
        <w:t xml:space="preserve">, 68–79. </w:t>
      </w:r>
      <w:hyperlink r:id="rId39">
        <w:r w:rsidR="00B25359">
          <w:rPr>
            <w:rStyle w:val="Hyperlink"/>
          </w:rPr>
          <w:t>https://doi.org/10.1080/02724990244000179</w:t>
        </w:r>
      </w:hyperlink>
    </w:p>
    <w:p w14:paraId="0A1D2F77" w14:textId="77777777" w:rsidR="00B25359" w:rsidRPr="008823D3" w:rsidRDefault="00000000">
      <w:pPr>
        <w:pStyle w:val="Bibliography"/>
        <w:rPr>
          <w:lang w:val="en-GB"/>
        </w:rPr>
      </w:pPr>
      <w:bookmarkStart w:id="343" w:name="X37723a9fa7f211c3ec5c6441aae85f8cec4184a"/>
      <w:bookmarkEnd w:id="342"/>
      <w:r>
        <w:t xml:space="preserve">Le Pelley, M. E., Mitchell, C. J., Beesley, T., George, D. N., &amp; Wills, A. J. (2016). Attention and associative learning in humans: An integrative review. </w:t>
      </w:r>
      <w:r>
        <w:rPr>
          <w:i/>
          <w:iCs/>
        </w:rPr>
        <w:t>Psychological Bulletin</w:t>
      </w:r>
      <w:r>
        <w:t xml:space="preserve">, </w:t>
      </w:r>
      <w:r>
        <w:rPr>
          <w:i/>
          <w:iCs/>
        </w:rPr>
        <w:t>142</w:t>
      </w:r>
      <w:r>
        <w:t xml:space="preserve">(10), 1111–1140. </w:t>
      </w:r>
      <w:hyperlink r:id="rId40">
        <w:r w:rsidR="00B25359" w:rsidRPr="008823D3">
          <w:rPr>
            <w:rStyle w:val="Hyperlink"/>
            <w:lang w:val="en-GB"/>
          </w:rPr>
          <w:t>https://doi.org/10.1037/bul0000064</w:t>
        </w:r>
      </w:hyperlink>
    </w:p>
    <w:p w14:paraId="0A1D2F78" w14:textId="77777777" w:rsidR="00B25359" w:rsidRDefault="00000000">
      <w:pPr>
        <w:pStyle w:val="Bibliography"/>
      </w:pPr>
      <w:bookmarkStart w:id="344" w:name="Xff036088e0f9f9bf506af0c3913d06364b8b5f0"/>
      <w:bookmarkEnd w:id="343"/>
      <w:r w:rsidRPr="008823D3">
        <w:rPr>
          <w:lang w:val="en-GB"/>
        </w:rPr>
        <w:t xml:space="preserve">Luque, D., Vadillo, M. A., Le Pelley, M. E., &amp; Beesley, T. (2017). </w:t>
      </w:r>
      <w:r>
        <w:t xml:space="preserve">Prediction and Uncertainty in Associative Learning: Examining Controlled and Automatic Components of Learned </w:t>
      </w:r>
      <w:r>
        <w:lastRenderedPageBreak/>
        <w:t xml:space="preserve">Attentional Biases. </w:t>
      </w:r>
      <w:r>
        <w:rPr>
          <w:i/>
          <w:iCs/>
        </w:rPr>
        <w:t>Quarterly Journal of Experimental Psychology</w:t>
      </w:r>
      <w:r>
        <w:t xml:space="preserve">, </w:t>
      </w:r>
      <w:r>
        <w:rPr>
          <w:i/>
          <w:iCs/>
        </w:rPr>
        <w:t>70</w:t>
      </w:r>
      <w:r>
        <w:t xml:space="preserve">(8), 1485–1503. </w:t>
      </w:r>
      <w:hyperlink r:id="rId41">
        <w:r w:rsidR="00B25359">
          <w:rPr>
            <w:rStyle w:val="Hyperlink"/>
          </w:rPr>
          <w:t>https://doi.org/10.1080/17470218.2016.1188407</w:t>
        </w:r>
      </w:hyperlink>
    </w:p>
    <w:p w14:paraId="0A1D2F79" w14:textId="77777777" w:rsidR="00B25359" w:rsidRDefault="00000000">
      <w:pPr>
        <w:pStyle w:val="Bibliography"/>
      </w:pPr>
      <w:bookmarkStart w:id="345" w:name="X8615592d0c62214ee7b1fac041bf88aa7de962e"/>
      <w:bookmarkEnd w:id="344"/>
      <w:r>
        <w:t xml:space="preserve">Mackintosh, N. J. (1975). A theory of attention: Variations in the associability of stimuli with reinforcement. </w:t>
      </w:r>
      <w:r>
        <w:rPr>
          <w:i/>
          <w:iCs/>
        </w:rPr>
        <w:t>Psychological Review</w:t>
      </w:r>
      <w:r>
        <w:t xml:space="preserve">, </w:t>
      </w:r>
      <w:r>
        <w:rPr>
          <w:i/>
          <w:iCs/>
        </w:rPr>
        <w:t>82</w:t>
      </w:r>
      <w:r>
        <w:t xml:space="preserve">(4), 276–298. </w:t>
      </w:r>
      <w:hyperlink r:id="rId42">
        <w:r w:rsidR="00B25359">
          <w:rPr>
            <w:rStyle w:val="Hyperlink"/>
          </w:rPr>
          <w:t>https://doi.org/10.1037/h0076778</w:t>
        </w:r>
      </w:hyperlink>
    </w:p>
    <w:p w14:paraId="0A1D2F7A" w14:textId="77777777" w:rsidR="00B25359" w:rsidRDefault="00000000">
      <w:pPr>
        <w:pStyle w:val="Bibliography"/>
      </w:pPr>
      <w:bookmarkStart w:id="346" w:name="ref-ottenBrainActivityEvent2006"/>
      <w:bookmarkEnd w:id="345"/>
      <w:r>
        <w:t xml:space="preserve">Otten, L. J., Quayle, A. H., Akram, S., Ditewig, T. A., &amp; Rugg, M. D. (2006). Brain activity before an event predicts later recollection. </w:t>
      </w:r>
      <w:r>
        <w:rPr>
          <w:i/>
          <w:iCs/>
        </w:rPr>
        <w:t>Nature Neuroscience</w:t>
      </w:r>
      <w:r>
        <w:t xml:space="preserve">, </w:t>
      </w:r>
      <w:r>
        <w:rPr>
          <w:i/>
          <w:iCs/>
        </w:rPr>
        <w:t>9</w:t>
      </w:r>
      <w:r>
        <w:t xml:space="preserve">(4), 489–491. </w:t>
      </w:r>
      <w:hyperlink r:id="rId43">
        <w:r w:rsidR="00B25359">
          <w:rPr>
            <w:rStyle w:val="Hyperlink"/>
          </w:rPr>
          <w:t>https://doi.org/10.1038/nn1663</w:t>
        </w:r>
      </w:hyperlink>
    </w:p>
    <w:p w14:paraId="0A1D2F7B" w14:textId="77777777" w:rsidR="00B25359" w:rsidRDefault="00000000">
      <w:pPr>
        <w:pStyle w:val="Bibliography"/>
      </w:pPr>
      <w:bookmarkStart w:id="347" w:name="ref-pearceModelPavlovianLearning1980"/>
      <w:bookmarkEnd w:id="346"/>
      <w:r>
        <w:t xml:space="preserve">Pearce, J. M., &amp; Hall, G. (1980). A model for Pavlovian learning: Variations in the effectiveness of conditioned but not of unconditioned stimuli. </w:t>
      </w:r>
      <w:r>
        <w:rPr>
          <w:i/>
          <w:iCs/>
        </w:rPr>
        <w:t>Psychological Review</w:t>
      </w:r>
      <w:r>
        <w:t xml:space="preserve">, </w:t>
      </w:r>
      <w:r>
        <w:rPr>
          <w:i/>
          <w:iCs/>
        </w:rPr>
        <w:t>87</w:t>
      </w:r>
      <w:r>
        <w:t xml:space="preserve">(6), 532–552. </w:t>
      </w:r>
      <w:hyperlink r:id="rId44">
        <w:r w:rsidR="00B25359">
          <w:rPr>
            <w:rStyle w:val="Hyperlink"/>
          </w:rPr>
          <w:t>https://doi.org/10.1037/0033-295X.87.6.532</w:t>
        </w:r>
      </w:hyperlink>
    </w:p>
    <w:p w14:paraId="0A1D2F7C" w14:textId="77777777" w:rsidR="00B25359" w:rsidRDefault="00000000">
      <w:pPr>
        <w:pStyle w:val="Bibliography"/>
      </w:pPr>
      <w:bookmarkStart w:id="348" w:name="ref-pearcePredictiveAccuracyStimulus1982"/>
      <w:bookmarkEnd w:id="347"/>
      <w:r>
        <w:t xml:space="preserve">Pearce, J. M., Kaye, H., &amp; Hall, G. (1982). Predictive accuracy and stimulus associability: Development of a model for Pavlovian conditioning. In M. Commons, R. Herrnstein, &amp; A. R. Wagner (Eds.), </w:t>
      </w:r>
      <w:r>
        <w:rPr>
          <w:i/>
          <w:iCs/>
        </w:rPr>
        <w:t>Quantitative analysis of behavior</w:t>
      </w:r>
      <w:r>
        <w:t xml:space="preserve"> (pp. 241–255). Ballinger.</w:t>
      </w:r>
    </w:p>
    <w:p w14:paraId="0A1D2F7D" w14:textId="77777777" w:rsidR="00B25359" w:rsidRDefault="00000000">
      <w:pPr>
        <w:pStyle w:val="Bibliography"/>
      </w:pPr>
      <w:bookmarkStart w:id="349" w:name="ref-pearceTwoTheoriesAttention2010"/>
      <w:bookmarkEnd w:id="348"/>
      <w:r>
        <w:t xml:space="preserve">Pearce, J. M., &amp; Mackintosh, N. J. (2010). Two theories of attention: A review and a possible integration. In C. J. Mitchell &amp; M. E. Le Pelley (Eds.), </w:t>
      </w:r>
      <w:r>
        <w:rPr>
          <w:i/>
          <w:iCs/>
        </w:rPr>
        <w:t>Attention and Associative Learning: From Brain to Behaviours</w:t>
      </w:r>
      <w:r>
        <w:t xml:space="preserve"> (pp. 11–39). Oxford University Press.</w:t>
      </w:r>
    </w:p>
    <w:p w14:paraId="0A1D2F7E" w14:textId="77777777" w:rsidR="00B25359" w:rsidRDefault="00000000">
      <w:pPr>
        <w:pStyle w:val="Bibliography"/>
      </w:pPr>
      <w:bookmarkStart w:id="350" w:name="Xbbc100c68483f96c48b8662a8ebad22a1578ea2"/>
      <w:bookmarkEnd w:id="349"/>
      <w:r>
        <w:t xml:space="preserve">Peirce, J., Gray, J. R., Simpson, S., MacAskill, M., Höchenberger, R., Sogo, H., Kastman, E., &amp; Lindeløv, J. K. (2019). PsychoPy2: Experiments in behavior made easy. </w:t>
      </w:r>
      <w:r>
        <w:rPr>
          <w:i/>
          <w:iCs/>
        </w:rPr>
        <w:t>Behavior Research Methods</w:t>
      </w:r>
      <w:r>
        <w:t xml:space="preserve">, </w:t>
      </w:r>
      <w:r>
        <w:rPr>
          <w:i/>
          <w:iCs/>
        </w:rPr>
        <w:t>51</w:t>
      </w:r>
      <w:r>
        <w:t xml:space="preserve">(1), 195–203. </w:t>
      </w:r>
      <w:hyperlink r:id="rId45">
        <w:r w:rsidR="00B25359">
          <w:rPr>
            <w:rStyle w:val="Hyperlink"/>
          </w:rPr>
          <w:t>https://doi.org/10.3758/s13428-018-01193-y</w:t>
        </w:r>
      </w:hyperlink>
    </w:p>
    <w:p w14:paraId="0A1D2F7F" w14:textId="77777777" w:rsidR="00B25359" w:rsidRDefault="00000000">
      <w:pPr>
        <w:pStyle w:val="Bibliography"/>
      </w:pPr>
      <w:bookmarkStart w:id="351" w:name="Xed860d95052771f082df31e61cb75b3b779bab2"/>
      <w:bookmarkEnd w:id="350"/>
      <w:r>
        <w:t xml:space="preserve">Rescorla, R., &amp; Wagner, A. R. (1972). A theory of Pavlovian conditioning : Variations in the effectiveness of reinforcement and nonreinforcement. In A. H. Black &amp; W. F. Prokasy (Eds.), </w:t>
      </w:r>
      <w:r>
        <w:rPr>
          <w:i/>
          <w:iCs/>
        </w:rPr>
        <w:t>Classical Conditioning II: Current Theory and Research</w:t>
      </w:r>
      <w:r>
        <w:t xml:space="preserve"> (pp. 64–99). Appleton-Century-Crofts. </w:t>
      </w:r>
      <w:hyperlink r:id="rId46">
        <w:r w:rsidR="00B25359">
          <w:rPr>
            <w:rStyle w:val="Hyperlink"/>
          </w:rPr>
          <w:t>https://www.semanticscholar.org/paper/A-theory-of-Pavlovian-</w:t>
        </w:r>
        <w:r w:rsidR="00B25359">
          <w:rPr>
            <w:rStyle w:val="Hyperlink"/>
          </w:rPr>
          <w:lastRenderedPageBreak/>
          <w:t>conditioning-%3A-Variations-in-Rescorla-Wagner/afaf65883ff75cc19926f61f181a687927789ad1</w:t>
        </w:r>
      </w:hyperlink>
    </w:p>
    <w:p w14:paraId="0A1D2F80" w14:textId="77777777" w:rsidR="00B25359" w:rsidRDefault="00000000">
      <w:pPr>
        <w:pStyle w:val="Bibliography"/>
      </w:pPr>
      <w:bookmarkStart w:id="352" w:name="ref-schmajukLatentInhibitionNeural1996"/>
      <w:bookmarkEnd w:id="351"/>
      <w:r w:rsidRPr="005A3CE6">
        <w:rPr>
          <w:lang w:val="de-DE"/>
          <w:rPrChange w:id="353" w:author="Muniz-Diez, Clara" w:date="2025-09-10T10:21:00Z" w16du:dateUtc="2025-09-10T09:21:00Z">
            <w:rPr/>
          </w:rPrChange>
        </w:rPr>
        <w:t xml:space="preserve">Schmajuk, N. A., Lam, Y.-W., &amp; Gray, J. A. (1996). </w:t>
      </w:r>
      <w:r>
        <w:t xml:space="preserve">Latent inhibition: A neural network approach. </w:t>
      </w:r>
      <w:r>
        <w:rPr>
          <w:i/>
          <w:iCs/>
        </w:rPr>
        <w:t>Journal of Experimental Psychology: Animal Behavior Processes</w:t>
      </w:r>
      <w:r>
        <w:t xml:space="preserve">, </w:t>
      </w:r>
      <w:r>
        <w:rPr>
          <w:i/>
          <w:iCs/>
        </w:rPr>
        <w:t>22</w:t>
      </w:r>
      <w:r>
        <w:t xml:space="preserve">(3), 321–349. </w:t>
      </w:r>
      <w:hyperlink r:id="rId47">
        <w:r w:rsidR="00B25359">
          <w:rPr>
            <w:rStyle w:val="Hyperlink"/>
          </w:rPr>
          <w:t>https://doi.org/10.1037/0097-7403.22.3.321</w:t>
        </w:r>
      </w:hyperlink>
    </w:p>
    <w:p w14:paraId="0A1D2F81" w14:textId="77777777" w:rsidR="00B25359" w:rsidRDefault="00000000">
      <w:pPr>
        <w:pStyle w:val="Bibliography"/>
      </w:pPr>
      <w:bookmarkStart w:id="354" w:name="ref-simonsGorillasOurMidst1999"/>
      <w:bookmarkEnd w:id="352"/>
      <w:r w:rsidRPr="005A3CE6">
        <w:rPr>
          <w:lang w:val="fr-FR"/>
          <w:rPrChange w:id="355" w:author="Muniz-Diez, Clara" w:date="2025-09-10T10:21:00Z" w16du:dateUtc="2025-09-10T09:21:00Z">
            <w:rPr/>
          </w:rPrChange>
        </w:rPr>
        <w:t xml:space="preserve">Simons, D. J., &amp; Chabris, C. F. (1999). </w:t>
      </w:r>
      <w:r>
        <w:t xml:space="preserve">Gorillas in Our Midst: Sustained Inattentional Blindness for Dynamic Events. </w:t>
      </w:r>
      <w:r>
        <w:rPr>
          <w:i/>
          <w:iCs/>
        </w:rPr>
        <w:t>Perception</w:t>
      </w:r>
      <w:r>
        <w:t xml:space="preserve">, </w:t>
      </w:r>
      <w:r>
        <w:rPr>
          <w:i/>
          <w:iCs/>
        </w:rPr>
        <w:t>28</w:t>
      </w:r>
      <w:r>
        <w:t xml:space="preserve">(9), 1059–1074. </w:t>
      </w:r>
      <w:hyperlink r:id="rId48">
        <w:r w:rsidR="00B25359">
          <w:rPr>
            <w:rStyle w:val="Hyperlink"/>
          </w:rPr>
          <w:t>https://doi.org/10.1068/p281059</w:t>
        </w:r>
      </w:hyperlink>
    </w:p>
    <w:p w14:paraId="0A1D2F82" w14:textId="77777777" w:rsidR="00B25359" w:rsidRDefault="00000000">
      <w:pPr>
        <w:pStyle w:val="Bibliography"/>
      </w:pPr>
      <w:bookmarkStart w:id="356" w:name="ref-spicerTheoryProtectionHumans2022"/>
      <w:bookmarkEnd w:id="354"/>
      <w:r>
        <w:t xml:space="preserve">Spicer, S. G., Mitchell, C. J., Wills, A. J., Blake, K. L., &amp; Jones, P. M. (2022). Theory protection: Do humans protect existing associative links? </w:t>
      </w:r>
      <w:r>
        <w:rPr>
          <w:i/>
          <w:iCs/>
        </w:rPr>
        <w:t>Journal of Experimental Psychology: Animal Learning and Cognition</w:t>
      </w:r>
      <w:r>
        <w:t xml:space="preserve">, </w:t>
      </w:r>
      <w:r>
        <w:rPr>
          <w:i/>
          <w:iCs/>
        </w:rPr>
        <w:t>48</w:t>
      </w:r>
      <w:r>
        <w:t xml:space="preserve">(1), 1–16. </w:t>
      </w:r>
      <w:hyperlink r:id="rId49">
        <w:r w:rsidR="00B25359">
          <w:rPr>
            <w:rStyle w:val="Hyperlink"/>
          </w:rPr>
          <w:t>https://doi.org/10.1037/xan0000314</w:t>
        </w:r>
      </w:hyperlink>
    </w:p>
    <w:p w14:paraId="0A1D2F83" w14:textId="77777777" w:rsidR="00B25359" w:rsidRDefault="00000000">
      <w:pPr>
        <w:pStyle w:val="Bibliography"/>
      </w:pPr>
      <w:bookmarkStart w:id="357" w:name="X41e53b9a38f956825671e4464aca419d40dec15"/>
      <w:bookmarkEnd w:id="356"/>
      <w:r>
        <w:t xml:space="preserve">Spicer, S. G., Mitchell, C. J., Wills, A. J., &amp; Jones, P. M. (2020). Theory protection in associative learning: Humans maintain certain beliefs in a manner that violates prediction error. </w:t>
      </w:r>
      <w:r>
        <w:rPr>
          <w:i/>
          <w:iCs/>
        </w:rPr>
        <w:t>Journal of Experimental Psychology: Animal Learning and Cognition</w:t>
      </w:r>
      <w:r>
        <w:t xml:space="preserve">, </w:t>
      </w:r>
      <w:r>
        <w:rPr>
          <w:i/>
          <w:iCs/>
        </w:rPr>
        <w:t>46</w:t>
      </w:r>
      <w:r>
        <w:t xml:space="preserve">(2), 151–161. </w:t>
      </w:r>
      <w:hyperlink r:id="rId50">
        <w:r w:rsidR="00B25359">
          <w:rPr>
            <w:rStyle w:val="Hyperlink"/>
          </w:rPr>
          <w:t>https://doi.org/10.1037/xan0000225</w:t>
        </w:r>
      </w:hyperlink>
    </w:p>
    <w:p w14:paraId="0A1D2F84" w14:textId="77777777" w:rsidR="00B25359" w:rsidRDefault="00000000">
      <w:pPr>
        <w:pStyle w:val="Bibliography"/>
      </w:pPr>
      <w:bookmarkStart w:id="358" w:name="ref-positteamRStudio2024"/>
      <w:bookmarkEnd w:id="357"/>
      <w:r>
        <w:t xml:space="preserve">team, P. (2024). </w:t>
      </w:r>
      <w:r>
        <w:rPr>
          <w:i/>
          <w:iCs/>
        </w:rPr>
        <w:t>RStudio</w:t>
      </w:r>
      <w:r>
        <w:t xml:space="preserve"> (Version 2023.12.1.402) [Computer software].</w:t>
      </w:r>
    </w:p>
    <w:p w14:paraId="0A1D2F85" w14:textId="77777777" w:rsidR="00B25359" w:rsidRDefault="00000000">
      <w:pPr>
        <w:pStyle w:val="Bibliography"/>
      </w:pPr>
      <w:bookmarkStart w:id="359" w:name="X04f10d4463b043028b7f75edb0d6819149df155"/>
      <w:bookmarkEnd w:id="358"/>
      <w:r>
        <w:t xml:space="preserve">Team, R. C. (2024). </w:t>
      </w:r>
      <w:r>
        <w:rPr>
          <w:i/>
          <w:iCs/>
        </w:rPr>
        <w:t>R: A Language and Environment for Statistical Computing</w:t>
      </w:r>
      <w:r>
        <w:t xml:space="preserve"> (Version 4.4.1) [Computer software]. R Foundation for Statistical Computing. </w:t>
      </w:r>
      <w:hyperlink r:id="rId51">
        <w:r w:rsidR="00B25359">
          <w:rPr>
            <w:rStyle w:val="Hyperlink"/>
          </w:rPr>
          <w:t>https://www.gbif.org/tool/81287/r-a-language-and-environment-for-statistical-computing</w:t>
        </w:r>
      </w:hyperlink>
    </w:p>
    <w:p w14:paraId="0A1D2F86" w14:textId="77777777" w:rsidR="00B25359" w:rsidRPr="005A3CE6" w:rsidRDefault="00000000">
      <w:pPr>
        <w:pStyle w:val="Bibliography"/>
        <w:rPr>
          <w:lang w:val="de-DE"/>
          <w:rPrChange w:id="360" w:author="Muniz-Diez, Clara" w:date="2025-09-10T10:21:00Z" w16du:dateUtc="2025-09-10T09:21:00Z">
            <w:rPr/>
          </w:rPrChange>
        </w:rPr>
      </w:pPr>
      <w:bookmarkStart w:id="361" w:name="Xfcc8b3eec36c5eaa9e34fcb2c5a4466abd08553"/>
      <w:bookmarkEnd w:id="359"/>
      <w:r w:rsidRPr="005A3CE6">
        <w:rPr>
          <w:lang w:val="de-DE"/>
          <w:rPrChange w:id="362" w:author="Muniz-Diez, Clara" w:date="2025-09-10T10:21:00Z" w16du:dateUtc="2025-09-10T09:21:00Z">
            <w:rPr/>
          </w:rPrChange>
        </w:rPr>
        <w:t xml:space="preserve">Torrents-Rodas, D., Koenig, S., Uengoer, M., &amp; Lachnit, H. (2021). </w:t>
      </w:r>
      <w:r>
        <w:t xml:space="preserve">Evidence for two attentional mechanisms during learning. </w:t>
      </w:r>
      <w:r>
        <w:rPr>
          <w:i/>
          <w:iCs/>
        </w:rPr>
        <w:t>Quarterly Journal of Experimental Psychology</w:t>
      </w:r>
      <w:r>
        <w:t xml:space="preserve">, </w:t>
      </w:r>
      <w:r>
        <w:rPr>
          <w:i/>
          <w:iCs/>
        </w:rPr>
        <w:t>74</w:t>
      </w:r>
      <w:r>
        <w:t xml:space="preserve">(12), 2112–2123. </w:t>
      </w:r>
      <w:r>
        <w:fldChar w:fldCharType="begin"/>
      </w:r>
      <w:r>
        <w:instrText>HYPERLINK "https://doi.org/10.1177/17470218211019308" \h</w:instrText>
      </w:r>
      <w:r>
        <w:fldChar w:fldCharType="separate"/>
      </w:r>
      <w:r w:rsidRPr="005A3CE6">
        <w:rPr>
          <w:rStyle w:val="Hyperlink"/>
          <w:lang w:val="de-DE"/>
          <w:rPrChange w:id="363" w:author="Muniz-Diez, Clara" w:date="2025-09-10T10:21:00Z" w16du:dateUtc="2025-09-10T09:21:00Z">
            <w:rPr>
              <w:rStyle w:val="Hyperlink"/>
            </w:rPr>
          </w:rPrChange>
        </w:rPr>
        <w:t>https://doi.org/10.1177/17470218211019308</w:t>
      </w:r>
      <w:r>
        <w:rPr>
          <w:rStyle w:val="Hyperlink"/>
        </w:rPr>
        <w:fldChar w:fldCharType="end"/>
      </w:r>
    </w:p>
    <w:p w14:paraId="0A1D2F87" w14:textId="77777777" w:rsidR="00B25359" w:rsidRDefault="00000000">
      <w:pPr>
        <w:pStyle w:val="Bibliography"/>
      </w:pPr>
      <w:bookmarkStart w:id="364" w:name="X26919fe41897ac8cbcb0b7922f0d0d61d4d1ade"/>
      <w:bookmarkEnd w:id="361"/>
      <w:r w:rsidRPr="005A3CE6">
        <w:rPr>
          <w:lang w:val="de-DE"/>
          <w:rPrChange w:id="365" w:author="Muniz-Diez, Clara" w:date="2025-09-10T10:21:00Z" w16du:dateUtc="2025-09-10T09:21:00Z">
            <w:rPr/>
          </w:rPrChange>
        </w:rPr>
        <w:lastRenderedPageBreak/>
        <w:t xml:space="preserve">Torrents-Rodas, D., Koenig, S., Uengoer, M., &amp; Lachnit, H. (2023). </w:t>
      </w:r>
      <w:r>
        <w:t xml:space="preserve">The effect of prediction error on overt attention and learning in humans. </w:t>
      </w:r>
      <w:r>
        <w:rPr>
          <w:i/>
          <w:iCs/>
        </w:rPr>
        <w:t>Behavioural Processes</w:t>
      </w:r>
      <w:r>
        <w:t xml:space="preserve">, </w:t>
      </w:r>
      <w:r>
        <w:rPr>
          <w:i/>
          <w:iCs/>
        </w:rPr>
        <w:t>206</w:t>
      </w:r>
      <w:r>
        <w:t xml:space="preserve">, 104843. </w:t>
      </w:r>
      <w:hyperlink r:id="rId52">
        <w:r w:rsidR="00B25359">
          <w:rPr>
            <w:rStyle w:val="Hyperlink"/>
          </w:rPr>
          <w:t>https://doi.org/10.1016/j.beproc.2023.104843</w:t>
        </w:r>
      </w:hyperlink>
    </w:p>
    <w:p w14:paraId="0A1D2F88" w14:textId="77777777" w:rsidR="00B25359" w:rsidRDefault="00000000">
      <w:pPr>
        <w:pStyle w:val="Bibliography"/>
      </w:pPr>
      <w:bookmarkStart w:id="366" w:name="ref-walkerRoleUncertaintyAttentional2019"/>
      <w:bookmarkEnd w:id="364"/>
      <w:r>
        <w:t xml:space="preserve">Walker, A. R., Luque, D., Le Pelley, M. E., &amp; Beesley, T. (2019). The role of uncertainty in attentional and choice exploration. </w:t>
      </w:r>
      <w:r>
        <w:rPr>
          <w:i/>
          <w:iCs/>
        </w:rPr>
        <w:t>Psychonomic Bulletin &amp; Review</w:t>
      </w:r>
      <w:r>
        <w:t xml:space="preserve">, </w:t>
      </w:r>
      <w:r>
        <w:rPr>
          <w:i/>
          <w:iCs/>
        </w:rPr>
        <w:t>26</w:t>
      </w:r>
      <w:r>
        <w:t xml:space="preserve">(6), 1911–1916. </w:t>
      </w:r>
      <w:hyperlink r:id="rId53">
        <w:r w:rsidR="00B25359">
          <w:rPr>
            <w:rStyle w:val="Hyperlink"/>
          </w:rPr>
          <w:t>https://doi.org/10.3758/s13423-019-01653-2</w:t>
        </w:r>
      </w:hyperlink>
    </w:p>
    <w:p w14:paraId="0A1D2F89" w14:textId="77777777" w:rsidR="00B25359" w:rsidRDefault="00000000">
      <w:pPr>
        <w:pStyle w:val="Bibliography"/>
      </w:pPr>
      <w:bookmarkStart w:id="367" w:name="Xff63290c98892f5cce55263c5c57f1781879f5f"/>
      <w:bookmarkEnd w:id="366"/>
      <w:r>
        <w:t xml:space="preserve">Walker, A. R., Navarro, D. J., Newell, B. R., &amp; Beesley, T. (2022). Protection from uncertainty in the exploration/exploitation trade-off. </w:t>
      </w:r>
      <w:r>
        <w:rPr>
          <w:i/>
          <w:iCs/>
        </w:rPr>
        <w:t>Journal of Experimental Psychology: Learning, Memory, and Cognition</w:t>
      </w:r>
      <w:r>
        <w:t xml:space="preserve">, </w:t>
      </w:r>
      <w:r>
        <w:rPr>
          <w:i/>
          <w:iCs/>
        </w:rPr>
        <w:t>48</w:t>
      </w:r>
      <w:r>
        <w:t xml:space="preserve">, 547–568. </w:t>
      </w:r>
      <w:hyperlink r:id="rId54">
        <w:r w:rsidR="00B25359">
          <w:rPr>
            <w:rStyle w:val="Hyperlink"/>
          </w:rPr>
          <w:t>https://doi.org/10.1037/xlm0000883</w:t>
        </w:r>
      </w:hyperlink>
    </w:p>
    <w:bookmarkEnd w:id="321"/>
    <w:bookmarkEnd w:id="367"/>
    <w:p w14:paraId="0A1D2F8A" w14:textId="77777777" w:rsidR="00B25359" w:rsidRDefault="00000000">
      <w:r>
        <w:br w:type="page"/>
      </w:r>
    </w:p>
    <w:p w14:paraId="0A1D2F8B" w14:textId="77777777" w:rsidR="00B25359" w:rsidRDefault="00000000">
      <w:pPr>
        <w:pStyle w:val="Heading1"/>
      </w:pPr>
      <w:bookmarkStart w:id="368" w:name="appendix-i"/>
      <w:bookmarkEnd w:id="319"/>
      <w:r>
        <w:lastRenderedPageBreak/>
        <w:t>Appendix I</w:t>
      </w:r>
    </w:p>
    <w:p w14:paraId="0A1D2F8C" w14:textId="77777777" w:rsidR="00B25359" w:rsidRDefault="00000000">
      <w:pPr>
        <w:pStyle w:val="FirstParagraph"/>
      </w:pPr>
      <w:r>
        <w:t xml:space="preserve">The two sets of images from which the cues and foils displayed in the study were randomly selected can be seen in </w:t>
      </w:r>
      <w:hyperlink w:anchor="fig-cues_and_foils">
        <w:r w:rsidR="00B25359">
          <w:rPr>
            <w:rStyle w:val="Hyperlink"/>
          </w:rPr>
          <w:t>Figure 9</w:t>
        </w:r>
      </w:hyperlink>
      <w:r>
        <w:t>.</w:t>
      </w:r>
    </w:p>
    <w:p w14:paraId="0A1D2F8D" w14:textId="77777777" w:rsidR="00B25359" w:rsidRDefault="00000000">
      <w:pPr>
        <w:pStyle w:val="FigureTitle"/>
      </w:pPr>
      <w:bookmarkStart w:id="369" w:name="fig-cues_and_foils"/>
      <w:r>
        <w:t>Figure 9</w:t>
      </w:r>
    </w:p>
    <w:p w14:paraId="0A1D2F8E" w14:textId="77777777" w:rsidR="00B25359" w:rsidRDefault="00000000">
      <w:pPr>
        <w:pStyle w:val="Caption"/>
      </w:pPr>
      <w:r>
        <w:t>Cues and foils used in Experiments 1 and 2.</w:t>
      </w:r>
    </w:p>
    <w:p w14:paraId="0A1D2F8F" w14:textId="77777777" w:rsidR="00B25359" w:rsidRDefault="00000000">
      <w:pPr>
        <w:pStyle w:val="FigureWithoutNote"/>
      </w:pPr>
      <w:r>
        <w:rPr>
          <w:noProof/>
        </w:rPr>
        <w:drawing>
          <wp:inline distT="0" distB="0" distL="0" distR="0" wp14:anchorId="0A1D2FC8" wp14:editId="0A1D2FC9">
            <wp:extent cx="5943600" cy="53049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images/cues_foils.png"/>
                    <pic:cNvPicPr>
                      <a:picLocks noChangeAspect="1" noChangeArrowheads="1"/>
                    </pic:cNvPicPr>
                  </pic:nvPicPr>
                  <pic:blipFill>
                    <a:blip r:embed="rId55"/>
                    <a:stretch>
                      <a:fillRect/>
                    </a:stretch>
                  </pic:blipFill>
                  <pic:spPr bwMode="auto">
                    <a:xfrm>
                      <a:off x="0" y="0"/>
                      <a:ext cx="5943600" cy="5304946"/>
                    </a:xfrm>
                    <a:prstGeom prst="rect">
                      <a:avLst/>
                    </a:prstGeom>
                    <a:noFill/>
                    <a:ln w="9525">
                      <a:noFill/>
                      <a:headEnd/>
                      <a:tailEnd/>
                    </a:ln>
                  </pic:spPr>
                </pic:pic>
              </a:graphicData>
            </a:graphic>
          </wp:inline>
        </w:drawing>
      </w:r>
    </w:p>
    <w:bookmarkEnd w:id="369"/>
    <w:p w14:paraId="0A1D2F90" w14:textId="77777777" w:rsidR="00B25359" w:rsidRDefault="00000000">
      <w:pPr>
        <w:pStyle w:val="AfterWithoutNote"/>
      </w:pPr>
      <w:r>
        <w:t xml:space="preserve">The two images used as outcomes in these experiments can be seen in </w:t>
      </w:r>
      <w:hyperlink w:anchor="fig-outcomes">
        <w:r w:rsidR="00B25359">
          <w:rPr>
            <w:rStyle w:val="Hyperlink"/>
          </w:rPr>
          <w:t>Figure 10</w:t>
        </w:r>
      </w:hyperlink>
      <w:r>
        <w:t>.</w:t>
      </w:r>
    </w:p>
    <w:p w14:paraId="0A1D2F91" w14:textId="77777777" w:rsidR="00B25359" w:rsidRDefault="00000000">
      <w:pPr>
        <w:pStyle w:val="FigureTitle"/>
      </w:pPr>
      <w:bookmarkStart w:id="370" w:name="fig-outcomes"/>
      <w:r>
        <w:lastRenderedPageBreak/>
        <w:t>Figure 10</w:t>
      </w:r>
    </w:p>
    <w:p w14:paraId="0A1D2F92" w14:textId="77777777" w:rsidR="00B25359" w:rsidRDefault="00000000">
      <w:pPr>
        <w:pStyle w:val="Caption"/>
      </w:pPr>
      <w:r>
        <w:t>Outcomes used in all experiments.</w:t>
      </w:r>
    </w:p>
    <w:p w14:paraId="0A1D2F93" w14:textId="77777777" w:rsidR="00B25359" w:rsidRDefault="00000000">
      <w:pPr>
        <w:pStyle w:val="FigureWithoutNote"/>
      </w:pPr>
      <w:r>
        <w:rPr>
          <w:noProof/>
        </w:rPr>
        <w:drawing>
          <wp:inline distT="0" distB="0" distL="0" distR="0" wp14:anchorId="0A1D2FCA" wp14:editId="0A1D2FCB">
            <wp:extent cx="5943600" cy="3697688"/>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images/outcomes.png"/>
                    <pic:cNvPicPr>
                      <a:picLocks noChangeAspect="1" noChangeArrowheads="1"/>
                    </pic:cNvPicPr>
                  </pic:nvPicPr>
                  <pic:blipFill>
                    <a:blip r:embed="rId56"/>
                    <a:stretch>
                      <a:fillRect/>
                    </a:stretch>
                  </pic:blipFill>
                  <pic:spPr bwMode="auto">
                    <a:xfrm>
                      <a:off x="0" y="0"/>
                      <a:ext cx="5943600" cy="3697688"/>
                    </a:xfrm>
                    <a:prstGeom prst="rect">
                      <a:avLst/>
                    </a:prstGeom>
                    <a:noFill/>
                    <a:ln w="9525">
                      <a:noFill/>
                      <a:headEnd/>
                      <a:tailEnd/>
                    </a:ln>
                  </pic:spPr>
                </pic:pic>
              </a:graphicData>
            </a:graphic>
          </wp:inline>
        </w:drawing>
      </w:r>
    </w:p>
    <w:bookmarkEnd w:id="370"/>
    <w:p w14:paraId="0A1D2F94" w14:textId="77777777" w:rsidR="00B25359" w:rsidRDefault="00000000">
      <w:r>
        <w:br w:type="page"/>
      </w:r>
    </w:p>
    <w:p w14:paraId="0A1D2F95" w14:textId="77777777" w:rsidR="00B25359" w:rsidRDefault="00000000">
      <w:pPr>
        <w:pStyle w:val="Heading1"/>
      </w:pPr>
      <w:bookmarkStart w:id="371" w:name="appendix-ii"/>
      <w:bookmarkEnd w:id="368"/>
      <w:r>
        <w:lastRenderedPageBreak/>
        <w:t>Appendix II</w:t>
      </w:r>
    </w:p>
    <w:p w14:paraId="0A1D2F96" w14:textId="77777777" w:rsidR="00B25359" w:rsidRDefault="00000000">
      <w:pPr>
        <w:pStyle w:val="Heading2"/>
      </w:pPr>
      <w:bookmarkStart w:id="372" w:name="experiment-1-1"/>
      <w:r>
        <w:t>Experiment 1</w:t>
      </w:r>
    </w:p>
    <w:p w14:paraId="0A1D2F97" w14:textId="77777777" w:rsidR="00B25359" w:rsidRDefault="00000000">
      <w:pPr>
        <w:pStyle w:val="FirstParagraph"/>
      </w:pPr>
      <w:hyperlink w:anchor="fig-acctestExp1_cong">
        <w:r w:rsidR="00B25359">
          <w:rPr>
            <w:rStyle w:val="Hyperlink"/>
          </w:rPr>
          <w:t>Figure 11</w:t>
        </w:r>
      </w:hyperlink>
      <w:r w:rsidR="00B25359">
        <w:t xml:space="preserve"> shows the accuracy results from the recognition memory test of Experiment 1. In group Certain, accuracy for non-predictive cues was lower than for the predictive cues in the Certain group. This difference was bigger for the incongruent trials than the congruent ones. However, this differences were not evident in group Uncertain, in which, accuracy was similar in all trial types. The overall accuracy was similar in both groups.</w:t>
      </w:r>
    </w:p>
    <w:p w14:paraId="0A1D2F98" w14:textId="77777777" w:rsidR="00B25359" w:rsidRDefault="00000000">
      <w:pPr>
        <w:pStyle w:val="FigureTitle"/>
      </w:pPr>
      <w:bookmarkStart w:id="373" w:name="fig-acctestExp1_cong"/>
      <w:r>
        <w:t>Figure 11</w:t>
      </w:r>
    </w:p>
    <w:p w14:paraId="0A1D2F99" w14:textId="77777777" w:rsidR="00B25359" w:rsidRDefault="00000000">
      <w:pPr>
        <w:pStyle w:val="Caption"/>
      </w:pPr>
      <w:r>
        <w:t>Accuracy on the test phase of Experiment 1.</w:t>
      </w:r>
    </w:p>
    <w:p w14:paraId="0A1D2F9A" w14:textId="77777777" w:rsidR="00B25359" w:rsidRDefault="00000000">
      <w:pPr>
        <w:pStyle w:val="FigureWithNote"/>
      </w:pPr>
      <w:r>
        <w:rPr>
          <w:noProof/>
        </w:rPr>
        <w:drawing>
          <wp:inline distT="0" distB="0" distL="0" distR="0" wp14:anchorId="0A1D2FCC" wp14:editId="0A1D2FCD">
            <wp:extent cx="5943600" cy="36576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UNM_draft_v4_files/figure-docx/fig-acctestExp1_cong-1.png"/>
                    <pic:cNvPicPr>
                      <a:picLocks noChangeAspect="1" noChangeArrowheads="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373"/>
    <w:p w14:paraId="0A1D2F9B" w14:textId="77777777" w:rsidR="00B25359" w:rsidRDefault="00000000">
      <w:pPr>
        <w:pStyle w:val="FigureNote"/>
      </w:pPr>
      <w:r>
        <w:rPr>
          <w:i/>
          <w:iCs/>
        </w:rPr>
        <w:t>Note</w:t>
      </w:r>
      <w:r>
        <w:t>. Mean accuracy (±SEM) during the test phase of Experiment 1, for groups trained with certain and uncertain contingencies.</w:t>
      </w:r>
    </w:p>
    <w:p w14:paraId="0A1D2F9C" w14:textId="77777777" w:rsidR="00B25359" w:rsidRDefault="00000000">
      <w:pPr>
        <w:pStyle w:val="BodyText"/>
      </w:pPr>
      <w:r>
        <w:lastRenderedPageBreak/>
        <w:t xml:space="preserve">A mixed model ANOVA including the between-subjects factor </w:t>
      </w:r>
      <w:r>
        <w:rPr>
          <w:i/>
          <w:iCs/>
        </w:rPr>
        <w:t>group</w:t>
      </w:r>
      <w:r>
        <w:t xml:space="preserve"> (Certain vs Uncertain) and the within-subjects factors </w:t>
      </w:r>
      <w:r>
        <w:rPr>
          <w:i/>
          <w:iCs/>
        </w:rPr>
        <w:t>predictiveness</w:t>
      </w:r>
      <w:r>
        <w:t xml:space="preserve"> (predictive vs non-predictive) and </w:t>
      </w:r>
      <w:r>
        <w:rPr>
          <w:i/>
          <w:iCs/>
        </w:rPr>
        <w:t>congruence</w:t>
      </w:r>
      <w:r>
        <w:t xml:space="preserve"> (congruent vs incongruent) was performed. This analysis found only a significant effect of the </w:t>
      </w:r>
      <w:r>
        <w:rPr>
          <w:i/>
          <w:iCs/>
        </w:rPr>
        <w:t>group x predictiveness</w:t>
      </w:r>
      <w:r>
        <w:t xml:space="preserve"> interaction, </w:t>
      </w:r>
      <w:r>
        <w:rPr>
          <w:i/>
          <w:iCs/>
        </w:rPr>
        <w:t>F</w:t>
      </w:r>
      <w:r>
        <w:t xml:space="preserve">(1, 92) = 5.16, </w:t>
      </w:r>
      <w:r>
        <w:rPr>
          <w:i/>
          <w:iCs/>
        </w:rPr>
        <w:t>p</w:t>
      </w:r>
      <w:r>
        <w:t xml:space="preserve"> = .025,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3.38 ± 3.97%; but no other significant differences, </w:t>
      </w:r>
      <w:r>
        <w:rPr>
          <w:i/>
          <w:iCs/>
        </w:rPr>
        <w:t>group</w:t>
      </w:r>
      <w:r>
        <w:t xml:space="preserve">: </w:t>
      </w:r>
      <w:r>
        <w:rPr>
          <w:i/>
          <w:iCs/>
        </w:rPr>
        <w:t>F</w:t>
      </w:r>
      <w:r>
        <w:t xml:space="preserve"> &lt; 1, BF</w:t>
      </w:r>
      <w:r>
        <w:rPr>
          <w:vertAlign w:val="subscript"/>
        </w:rPr>
        <w:t>10</w:t>
      </w:r>
      <w:r>
        <w:t xml:space="preserve"> = 0.18 ± 0.85%; </w:t>
      </w:r>
      <w:r>
        <w:rPr>
          <w:i/>
          <w:iCs/>
        </w:rPr>
        <w:t>predictiveness</w:t>
      </w:r>
      <w:r>
        <w:t xml:space="preserve">: </w:t>
      </w:r>
      <w:r>
        <w:rPr>
          <w:i/>
          <w:iCs/>
        </w:rPr>
        <w:t>F</w:t>
      </w:r>
      <w:r>
        <w:t xml:space="preserve">(1, 92) = 3.23, </w:t>
      </w:r>
      <w:r>
        <w:rPr>
          <w:i/>
          <w:iCs/>
        </w:rPr>
        <w:t>p</w:t>
      </w:r>
      <w:r>
        <w:t xml:space="preserve"> = .075,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0.7 ± 0.89%; </w:t>
      </w:r>
      <w:r>
        <w:rPr>
          <w:i/>
          <w:iCs/>
        </w:rPr>
        <w:t>congruence</w:t>
      </w:r>
      <w:r>
        <w:t xml:space="preserve">: </w:t>
      </w:r>
      <w:r>
        <w:rPr>
          <w:i/>
          <w:iCs/>
        </w:rPr>
        <w:t>F</w:t>
      </w:r>
      <w:r>
        <w:t xml:space="preserve"> &lt; 1, BF</w:t>
      </w:r>
      <w:r>
        <w:rPr>
          <w:vertAlign w:val="subscript"/>
        </w:rPr>
        <w:t>10</w:t>
      </w:r>
      <w:r>
        <w:t xml:space="preserve"> = 0.11 ± 1.39%; </w:t>
      </w:r>
      <w:r>
        <w:rPr>
          <w:i/>
          <w:iCs/>
        </w:rPr>
        <w:t>predictiveness x congruence</w:t>
      </w:r>
      <w:r>
        <w:t xml:space="preserve">: </w:t>
      </w:r>
      <w:r>
        <w:rPr>
          <w:i/>
          <w:iCs/>
        </w:rPr>
        <w:t>F</w:t>
      </w:r>
      <w:r>
        <w:t xml:space="preserve"> &lt; 1, BF</w:t>
      </w:r>
      <w:r>
        <w:rPr>
          <w:vertAlign w:val="subscript"/>
        </w:rPr>
        <w:t>10</w:t>
      </w:r>
      <w:r>
        <w:t xml:space="preserve"> = 0.15 ± 4.32%; </w:t>
      </w:r>
      <w:r>
        <w:rPr>
          <w:i/>
          <w:iCs/>
        </w:rPr>
        <w:t>group x congruence</w:t>
      </w:r>
      <w:r>
        <w:t xml:space="preserve">: </w:t>
      </w:r>
      <w:r>
        <w:rPr>
          <w:i/>
          <w:iCs/>
        </w:rPr>
        <w:t>F</w:t>
      </w:r>
      <w:r>
        <w:t xml:space="preserve"> &lt; 1, BF</w:t>
      </w:r>
      <w:r>
        <w:rPr>
          <w:vertAlign w:val="subscript"/>
        </w:rPr>
        <w:t>10</w:t>
      </w:r>
      <w:r>
        <w:t xml:space="preserve"> = 0.1 ± 49.77%; </w:t>
      </w:r>
      <w:r>
        <w:rPr>
          <w:i/>
          <w:iCs/>
        </w:rPr>
        <w:t>group x predictiveness x congruence</w:t>
      </w:r>
      <w:r>
        <w:t xml:space="preserve">: </w:t>
      </w:r>
      <w:r>
        <w:rPr>
          <w:i/>
          <w:iCs/>
        </w:rPr>
        <w:t>F</w:t>
      </w:r>
      <w:r>
        <w:t xml:space="preserve">(1, 92) = 3.47, </w:t>
      </w:r>
      <w:r>
        <w:rPr>
          <w:i/>
          <w:iCs/>
        </w:rPr>
        <w:t>p</w:t>
      </w:r>
      <w:r>
        <w:t xml:space="preserve"> = .066,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1.09 ± 5.31%. Simple main effects analysis showed a significant effect of </w:t>
      </w:r>
      <w:r>
        <w:rPr>
          <w:i/>
          <w:iCs/>
        </w:rPr>
        <w:t>predictiveness</w:t>
      </w:r>
      <w:r>
        <w:t xml:space="preserve">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group Certain were more accurate at remembering predictive than non-predictive cues, whereas group Uncertain did not show this difference.</w:t>
      </w:r>
    </w:p>
    <w:p w14:paraId="0A1D2F9D" w14:textId="77777777" w:rsidR="00B25359" w:rsidRDefault="00000000">
      <w:pPr>
        <w:pStyle w:val="BodyText"/>
      </w:pPr>
      <w:hyperlink w:anchor="fig-testExp1_cong">
        <w:r w:rsidR="00B25359">
          <w:rPr>
            <w:rStyle w:val="Hyperlink"/>
          </w:rPr>
          <w:t>Figure 12</w:t>
        </w:r>
      </w:hyperlink>
      <w:r w:rsidR="00B25359">
        <w:t xml:space="preserve"> shows the memory scores for Experiment 1. The memory scores for non-predictive cues was lower than for the predictive cues in the Certain group, with similar scores for congruent and incongruent trials. This difference was not observed in the Uncertain group. Overall, there was no indication of higher memory scores in the Uncertain group relative to the Certain group.</w:t>
      </w:r>
    </w:p>
    <w:p w14:paraId="0A1D2F9E" w14:textId="77777777" w:rsidR="00B25359" w:rsidRDefault="00000000">
      <w:pPr>
        <w:pStyle w:val="FigureTitle"/>
      </w:pPr>
      <w:bookmarkStart w:id="374" w:name="fig-testExp1_cong"/>
      <w:r>
        <w:lastRenderedPageBreak/>
        <w:t>Figure 12</w:t>
      </w:r>
    </w:p>
    <w:p w14:paraId="0A1D2F9F" w14:textId="77777777" w:rsidR="00B25359" w:rsidRDefault="00000000">
      <w:pPr>
        <w:pStyle w:val="Caption"/>
      </w:pPr>
      <w:r>
        <w:t>Memory scores during the Test of Experiment 1.</w:t>
      </w:r>
    </w:p>
    <w:p w14:paraId="0A1D2FA0" w14:textId="77777777" w:rsidR="00B25359" w:rsidRDefault="00000000">
      <w:pPr>
        <w:pStyle w:val="FigureWithNote"/>
      </w:pPr>
      <w:r>
        <w:rPr>
          <w:noProof/>
        </w:rPr>
        <w:drawing>
          <wp:inline distT="0" distB="0" distL="0" distR="0" wp14:anchorId="0A1D2FCE" wp14:editId="0A1D2FCF">
            <wp:extent cx="5943600" cy="36576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UNM_draft_v4_files/figure-docx/fig-testExp1_cong-1.png"/>
                    <pic:cNvPicPr>
                      <a:picLocks noChangeAspect="1" noChangeArrowheads="1"/>
                    </pic:cNvPicPr>
                  </pic:nvPicPr>
                  <pic:blipFill>
                    <a:blip r:embed="rId58"/>
                    <a:stretch>
                      <a:fillRect/>
                    </a:stretch>
                  </pic:blipFill>
                  <pic:spPr bwMode="auto">
                    <a:xfrm>
                      <a:off x="0" y="0"/>
                      <a:ext cx="5943600" cy="3657600"/>
                    </a:xfrm>
                    <a:prstGeom prst="rect">
                      <a:avLst/>
                    </a:prstGeom>
                    <a:noFill/>
                    <a:ln w="9525">
                      <a:noFill/>
                      <a:headEnd/>
                      <a:tailEnd/>
                    </a:ln>
                  </pic:spPr>
                </pic:pic>
              </a:graphicData>
            </a:graphic>
          </wp:inline>
        </w:drawing>
      </w:r>
    </w:p>
    <w:bookmarkEnd w:id="374"/>
    <w:p w14:paraId="0A1D2FA1"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FA2" w14:textId="786CBDA6" w:rsidR="00B25359" w:rsidRDefault="00000000">
      <w:pPr>
        <w:pStyle w:val="BodyText"/>
      </w:pPr>
      <w:r>
        <w:t xml:space="preserve">A mixed model ANOVA found a significant effect of </w:t>
      </w:r>
      <w:r>
        <w:rPr>
          <w:i/>
          <w:iCs/>
        </w:rPr>
        <w:t>predictiveness</w:t>
      </w:r>
      <w:r>
        <w:t xml:space="preserve">, </w:t>
      </w:r>
      <w:r>
        <w:rPr>
          <w:i/>
          <w:iCs/>
        </w:rPr>
        <w:t>F</w:t>
      </w:r>
      <w:r>
        <w:t xml:space="preserve">(1, 92) = 4.24, </w:t>
      </w:r>
      <w:r>
        <w:rPr>
          <w:i/>
          <w:iCs/>
        </w:rPr>
        <w:t>p</w:t>
      </w:r>
      <w:r>
        <w:t xml:space="preserve"> = .042,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2.15 ± 1.77%, and a significant </w:t>
      </w:r>
      <w:r>
        <w:rPr>
          <w:i/>
          <w:iCs/>
        </w:rPr>
        <w:t>group x predictiveness</w:t>
      </w:r>
      <w:r>
        <w:t xml:space="preserve"> interaction, </w:t>
      </w:r>
      <w:r>
        <w:rPr>
          <w:i/>
          <w:iCs/>
        </w:rPr>
        <w:t>F</w:t>
      </w:r>
      <w:r>
        <w:t xml:space="preserve">(1, 92) = 5.81, </w:t>
      </w:r>
      <w:r>
        <w:rPr>
          <w:i/>
          <w:iCs/>
        </w:rPr>
        <w:t>p</w:t>
      </w:r>
      <w:r>
        <w:t xml:space="preserve"> = .018,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10.37 ± 3.02%. There were no other significant effects or interactions, </w:t>
      </w:r>
      <w:r>
        <w:rPr>
          <w:i/>
          <w:iCs/>
        </w:rPr>
        <w:t>group</w:t>
      </w:r>
      <w:r>
        <w:t xml:space="preserve">: </w:t>
      </w:r>
      <w:r>
        <w:rPr>
          <w:i/>
          <w:iCs/>
        </w:rPr>
        <w:t>F</w:t>
      </w:r>
      <w:r>
        <w:t xml:space="preserve"> &lt; 1, BF</w:t>
      </w:r>
      <w:r>
        <w:rPr>
          <w:vertAlign w:val="subscript"/>
        </w:rPr>
        <w:t>10</w:t>
      </w:r>
      <w:r>
        <w:t xml:space="preserve"> = 0.24 ± 0.83%; </w:t>
      </w:r>
      <w:r>
        <w:rPr>
          <w:i/>
          <w:iCs/>
        </w:rPr>
        <w:t>congruence</w:t>
      </w:r>
      <w:r>
        <w:t xml:space="preserve">: </w:t>
      </w:r>
      <w:r>
        <w:rPr>
          <w:i/>
          <w:iCs/>
        </w:rPr>
        <w:t>F</w:t>
      </w:r>
      <w:r>
        <w:t xml:space="preserve"> &lt; 1, BF</w:t>
      </w:r>
      <w:r>
        <w:rPr>
          <w:vertAlign w:val="subscript"/>
        </w:rPr>
        <w:t>10</w:t>
      </w:r>
      <w:r>
        <w:t xml:space="preserve"> = 0.12 ± 0.91%; </w:t>
      </w:r>
      <w:r>
        <w:rPr>
          <w:i/>
          <w:iCs/>
        </w:rPr>
        <w:t>predictiveness x congruence</w:t>
      </w:r>
      <w:r>
        <w:t xml:space="preserve">: </w:t>
      </w:r>
      <w:r>
        <w:rPr>
          <w:i/>
          <w:iCs/>
        </w:rPr>
        <w:t>F</w:t>
      </w:r>
      <w:r w:rsidR="00567216">
        <w:t xml:space="preserve"> </w:t>
      </w:r>
      <w:r>
        <w:t xml:space="preserve">&lt; </w:t>
      </w:r>
      <w:r w:rsidR="00567216">
        <w:t xml:space="preserve"> </w:t>
      </w:r>
      <w:r>
        <w:t>1, BF</w:t>
      </w:r>
      <w:r>
        <w:rPr>
          <w:vertAlign w:val="subscript"/>
        </w:rPr>
        <w:t>10</w:t>
      </w:r>
      <w:r>
        <w:t xml:space="preserve"> = 0.16 ± 4.29%; </w:t>
      </w:r>
      <w:r>
        <w:rPr>
          <w:i/>
          <w:iCs/>
        </w:rPr>
        <w:t>group x congruence</w:t>
      </w:r>
      <w:r>
        <w:t xml:space="preserve">: </w:t>
      </w:r>
      <w:r>
        <w:rPr>
          <w:i/>
          <w:iCs/>
        </w:rPr>
        <w:t>F</w:t>
      </w:r>
      <w:r>
        <w:t xml:space="preserve"> &lt; 1, BF</w:t>
      </w:r>
      <w:r>
        <w:rPr>
          <w:vertAlign w:val="subscript"/>
        </w:rPr>
        <w:t>10</w:t>
      </w:r>
      <w:r>
        <w:t xml:space="preserve"> = 0.2 ± 9.51%; </w:t>
      </w:r>
      <w:r>
        <w:rPr>
          <w:i/>
          <w:iCs/>
        </w:rPr>
        <w:t>group x predictiveness x congruence</w:t>
      </w:r>
      <w:r>
        <w:t xml:space="preserve">: </w:t>
      </w:r>
      <w:r>
        <w:rPr>
          <w:i/>
          <w:iCs/>
        </w:rPr>
        <w:t>F</w:t>
      </w:r>
      <w:r>
        <w:t xml:space="preserve">(1, 92) = 2.43, </w:t>
      </w:r>
      <w:r>
        <w:rPr>
          <w:i/>
          <w:iCs/>
        </w:rPr>
        <w:t>p</w:t>
      </w:r>
      <w:r>
        <w:t xml:space="preserve"> = .122,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0.4 ± 23.13%.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0.25 ± 1.36%, but not for group Uncertain, </w:t>
      </w:r>
      <w:r>
        <w:rPr>
          <w:i/>
          <w:iCs/>
        </w:rPr>
        <w:lastRenderedPageBreak/>
        <w:t>F</w:t>
      </w:r>
      <w:r>
        <w:t xml:space="preserve"> &lt; 1, BF</w:t>
      </w:r>
      <w:r>
        <w:rPr>
          <w:vertAlign w:val="subscript"/>
        </w:rPr>
        <w:t>10</w:t>
      </w:r>
      <w:r>
        <w:t xml:space="preserve"> = 8.19 ± 1.75%.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p w14:paraId="0A1D2FA3" w14:textId="77777777" w:rsidR="00B25359" w:rsidRDefault="00000000">
      <w:pPr>
        <w:pStyle w:val="Heading2"/>
      </w:pPr>
      <w:bookmarkStart w:id="375" w:name="experiment-2-1"/>
      <w:bookmarkEnd w:id="372"/>
      <w:r>
        <w:t>Experiment 2</w:t>
      </w:r>
    </w:p>
    <w:p w14:paraId="0A1D2FA4" w14:textId="77777777" w:rsidR="00B25359" w:rsidRDefault="00000000">
      <w:pPr>
        <w:pStyle w:val="FirstParagraph"/>
      </w:pPr>
      <w:hyperlink w:anchor="fig-acctestExp2_cong">
        <w:r w:rsidR="00B25359">
          <w:rPr>
            <w:rStyle w:val="Hyperlink"/>
          </w:rPr>
          <w:t>Figure 13</w:t>
        </w:r>
      </w:hyperlink>
      <w:r w:rsidR="00B25359">
        <w:t xml:space="preserve"> shows the accuracy results from the recognition memory test of Experiment 2. In group Uncertain, accuracy was similar in all trial types. In both Certain groups, there was lower accuracy in non-predictive trials than in predictive trials, being this difference larger for the incongruent trials than for the congruent trials. The overall accuracy was higher in group Uncertain compared with the other two Certain groups.</w:t>
      </w:r>
    </w:p>
    <w:p w14:paraId="0A1D2FA5" w14:textId="77777777" w:rsidR="00B25359" w:rsidRDefault="00000000">
      <w:pPr>
        <w:pStyle w:val="FigureTitle"/>
      </w:pPr>
      <w:bookmarkStart w:id="376" w:name="fig-acctestExp2_cong"/>
      <w:r>
        <w:lastRenderedPageBreak/>
        <w:t>Figure 13</w:t>
      </w:r>
    </w:p>
    <w:p w14:paraId="0A1D2FA6" w14:textId="77777777" w:rsidR="00B25359" w:rsidRDefault="00000000">
      <w:pPr>
        <w:pStyle w:val="Caption"/>
      </w:pPr>
      <w:r>
        <w:t>Accuracy on the test phase of Experiment 2.</w:t>
      </w:r>
    </w:p>
    <w:p w14:paraId="0A1D2FA7" w14:textId="77777777" w:rsidR="00B25359" w:rsidRDefault="00000000">
      <w:pPr>
        <w:pStyle w:val="FigureWithNote"/>
      </w:pPr>
      <w:r>
        <w:rPr>
          <w:noProof/>
        </w:rPr>
        <w:drawing>
          <wp:inline distT="0" distB="0" distL="0" distR="0" wp14:anchorId="0A1D2FD0" wp14:editId="0A1D2FD1">
            <wp:extent cx="5943600" cy="3657600"/>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UNM_draft_v4_files/figure-docx/fig-acctestExp2_cong-1.png"/>
                    <pic:cNvPicPr>
                      <a:picLocks noChangeAspect="1" noChangeArrowheads="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bookmarkEnd w:id="376"/>
    <w:p w14:paraId="0A1D2FA8" w14:textId="77777777" w:rsidR="00B25359" w:rsidRDefault="00000000">
      <w:pPr>
        <w:pStyle w:val="FigureNote"/>
      </w:pPr>
      <w:r>
        <w:rPr>
          <w:i/>
          <w:iCs/>
        </w:rPr>
        <w:t>Note</w:t>
      </w:r>
      <w:r>
        <w:t>. Mean accuracy (±SEM) during the test phase of Experiment 2, for groups Uncertain, Certain Long and Certain Short.</w:t>
      </w:r>
    </w:p>
    <w:p w14:paraId="0A1D2FA9" w14:textId="77777777" w:rsidR="00B25359" w:rsidRDefault="00000000">
      <w:pPr>
        <w:pStyle w:val="BodyText"/>
      </w:pPr>
      <w:r>
        <w:t xml:space="preserve">A mixed model ANOVA showed a significant main effect of the </w:t>
      </w:r>
      <w:r>
        <w:rPr>
          <w:i/>
          <w:iCs/>
        </w:rPr>
        <w:t>group</w:t>
      </w:r>
      <w:r>
        <w:t xml:space="preserve">, </w:t>
      </w:r>
      <w:r>
        <w:rPr>
          <w:i/>
          <w:iCs/>
        </w:rPr>
        <w:t>F</w:t>
      </w:r>
      <w:r>
        <w:t xml:space="preserve">(2, 133) = 5.48, </w:t>
      </w:r>
      <w:r>
        <w:rPr>
          <w:i/>
          <w:iCs/>
        </w:rPr>
        <w:t>p</w:t>
      </w:r>
      <w:r>
        <w:t xml:space="preserve"> = .005,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5.95 ± 1.22%, and of the </w:t>
      </w:r>
      <w:r>
        <w:rPr>
          <w:i/>
          <w:iCs/>
        </w:rPr>
        <w:t>predictiveness</w:t>
      </w:r>
      <w:r>
        <w:t xml:space="preserve">: </w:t>
      </w:r>
      <w:r>
        <w:rPr>
          <w:i/>
          <w:iCs/>
        </w:rPr>
        <w:t>F</w:t>
      </w:r>
      <w:r>
        <w:t xml:space="preserve">(1, 133) = 24.16,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.15, BF</w:t>
      </w:r>
      <w:r>
        <w:rPr>
          <w:vertAlign w:val="subscript"/>
        </w:rPr>
        <w:t>10</w:t>
      </w:r>
      <w:r>
        <w:t xml:space="preserve"> = 14811.17 ± 0.84%, as well as a significant </w:t>
      </w:r>
      <w:r>
        <w:rPr>
          <w:i/>
          <w:iCs/>
        </w:rPr>
        <w:t>predictiveness x congruence</w:t>
      </w:r>
      <w:r>
        <w:t xml:space="preserve"> interaction, </w:t>
      </w:r>
      <w:r>
        <w:rPr>
          <w:i/>
          <w:iCs/>
        </w:rPr>
        <w:t>F</w:t>
      </w:r>
      <w:r>
        <w:t xml:space="preserve">(1, 133) = 6.46, </w:t>
      </w:r>
      <w:r>
        <w:rPr>
          <w:i/>
          <w:iCs/>
        </w:rPr>
        <w:t>p</w:t>
      </w:r>
      <w:r>
        <w:t xml:space="preserve"> = .012,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12.18 ± 4.34%. All other effects and interactions were non significant, </w:t>
      </w:r>
      <w:r>
        <w:rPr>
          <w:i/>
          <w:iCs/>
        </w:rPr>
        <w:t>congruence</w:t>
      </w:r>
      <w:r>
        <w:t xml:space="preserve">: </w:t>
      </w:r>
      <w:r>
        <w:rPr>
          <w:i/>
          <w:iCs/>
        </w:rPr>
        <w:t>F</w:t>
      </w:r>
      <w:r>
        <w:t xml:space="preserve"> &lt; 1, BF</w:t>
      </w:r>
      <w:r>
        <w:rPr>
          <w:vertAlign w:val="subscript"/>
        </w:rPr>
        <w:t>10</w:t>
      </w:r>
      <w:r>
        <w:t xml:space="preserve"> = 0.09 ± 1.17%; </w:t>
      </w:r>
      <w:r>
        <w:rPr>
          <w:i/>
          <w:iCs/>
        </w:rPr>
        <w:t>group x predictiveness</w:t>
      </w:r>
      <w:r>
        <w:t xml:space="preserve"> interaction, </w:t>
      </w:r>
      <w:r>
        <w:rPr>
          <w:i/>
          <w:iCs/>
        </w:rPr>
        <w:t>F</w:t>
      </w:r>
      <w:r>
        <w:t xml:space="preserve">(2, 133) = 1.81, </w:t>
      </w:r>
      <w:r>
        <w:rPr>
          <w:i/>
          <w:iCs/>
        </w:rPr>
        <w:t>p</w:t>
      </w:r>
      <w:r>
        <w:t xml:space="preserve"> = .168,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0.18 ± 2.93%; </w:t>
      </w:r>
      <w:r>
        <w:rPr>
          <w:i/>
          <w:iCs/>
        </w:rPr>
        <w:t>group x congruence</w:t>
      </w:r>
      <w:r>
        <w:t xml:space="preserve">: </w:t>
      </w:r>
      <w:r>
        <w:rPr>
          <w:i/>
          <w:iCs/>
        </w:rPr>
        <w:t>F</w:t>
      </w:r>
      <w:r>
        <w:t xml:space="preserve"> &lt; 1, BF</w:t>
      </w:r>
      <w:r>
        <w:rPr>
          <w:vertAlign w:val="subscript"/>
        </w:rPr>
        <w:t>10</w:t>
      </w:r>
      <w:r>
        <w:t xml:space="preserve"> = 0.05 ± 4.7%; </w:t>
      </w:r>
      <w:r>
        <w:rPr>
          <w:i/>
          <w:iCs/>
        </w:rPr>
        <w:t>group x predictiveness x congruence</w:t>
      </w:r>
      <w:r>
        <w:t xml:space="preserve">: </w:t>
      </w:r>
      <w:r>
        <w:rPr>
          <w:i/>
          <w:iCs/>
        </w:rPr>
        <w:t>F</w:t>
      </w:r>
      <w:r>
        <w:t xml:space="preserve"> &lt; 1, BF</w:t>
      </w:r>
      <w:r>
        <w:rPr>
          <w:vertAlign w:val="subscript"/>
        </w:rPr>
        <w:t>10</w:t>
      </w:r>
      <w:r>
        <w:t xml:space="preserve"> = 0.12 ± 3.82%. Simple main effects showed an effect of </w:t>
      </w:r>
      <w:r>
        <w:rPr>
          <w:i/>
          <w:iCs/>
        </w:rPr>
        <w:t>predictiveness</w:t>
      </w:r>
      <w:r>
        <w:t xml:space="preserve"> for the incongruent trials, </w:t>
      </w:r>
      <w:r>
        <w:rPr>
          <w:i/>
          <w:iCs/>
        </w:rPr>
        <w:t>F</w:t>
      </w:r>
      <w:r>
        <w:t xml:space="preserve"> (1, </w:t>
      </w:r>
      <w:r>
        <w:lastRenderedPageBreak/>
        <w:t xml:space="preserve">135) = 26.071, </w:t>
      </w:r>
      <w:r>
        <w:rPr>
          <w:i/>
          <w:iCs/>
        </w:rPr>
        <w:t>p</w:t>
      </w:r>
      <w:r>
        <w:t xml:space="preserve"> &lt; 0.001, </w:t>
      </w:r>
      <w:r>
        <w:rPr>
          <w:i/>
          <w:iCs/>
        </w:rPr>
        <w:t>η</w:t>
      </w:r>
      <w:r>
        <w:rPr>
          <w:i/>
          <w:iCs/>
          <w:vertAlign w:val="subscript"/>
        </w:rPr>
        <w:t>p</w:t>
      </w:r>
      <w:r>
        <w:rPr>
          <w:i/>
          <w:iCs/>
          <w:vertAlign w:val="superscript"/>
        </w:rPr>
        <w:t>2</w:t>
      </w:r>
      <w:r>
        <w:t xml:space="preserve"> = 0.162, BF</w:t>
      </w:r>
      <w:r>
        <w:rPr>
          <w:vertAlign w:val="subscript"/>
        </w:rPr>
        <w:t>10</w:t>
      </w:r>
      <w:r>
        <w:t xml:space="preserve"> = 1292.09 ± 0%, but not for the congruent trials, </w:t>
      </w:r>
      <w:r>
        <w:rPr>
          <w:i/>
          <w:iCs/>
        </w:rPr>
        <w:t>F</w:t>
      </w:r>
      <w:r>
        <w:t xml:space="preserve"> (1, 135) = 1.99, </w:t>
      </w:r>
      <w:r>
        <w:rPr>
          <w:i/>
          <w:iCs/>
        </w:rPr>
        <w:t>p</w:t>
      </w:r>
      <w:r>
        <w:t xml:space="preserve"> = 0.322, </w:t>
      </w:r>
      <w:r>
        <w:rPr>
          <w:i/>
          <w:iCs/>
        </w:rPr>
        <w:t>η</w:t>
      </w:r>
      <w:r>
        <w:rPr>
          <w:i/>
          <w:iCs/>
          <w:vertAlign w:val="subscript"/>
        </w:rPr>
        <w:t>p</w:t>
      </w:r>
      <w:r>
        <w:rPr>
          <w:i/>
          <w:iCs/>
          <w:vertAlign w:val="superscript"/>
        </w:rPr>
        <w:t>2</w:t>
      </w:r>
      <w:r>
        <w:t xml:space="preserve"> = 0.015, BF</w:t>
      </w:r>
      <w:r>
        <w:rPr>
          <w:vertAlign w:val="subscript"/>
        </w:rPr>
        <w:t>10</w:t>
      </w:r>
      <w:r>
        <w:t xml:space="preserve"> = 0.23 ± 0.06%.</w:t>
      </w:r>
    </w:p>
    <w:p w14:paraId="0A1D2FAA" w14:textId="77777777" w:rsidR="00B25359" w:rsidRDefault="00000000">
      <w:pPr>
        <w:pStyle w:val="BodyText"/>
      </w:pPr>
      <w:hyperlink w:anchor="fig-testExp2_cong">
        <w:r w:rsidR="00B25359">
          <w:rPr>
            <w:rStyle w:val="Hyperlink"/>
          </w:rPr>
          <w:t>Figure 14</w:t>
        </w:r>
      </w:hyperlink>
      <w:r w:rsidR="00B25359">
        <w:t xml:space="preserve"> shows the memory scores from the recognition memory test of Experiment 2. In group Uncertain, accuracy was similar in all trial types. In both Certain groups, there was lower accuracy in non-predictive trials than in predictive trials, being this difference similar for the incongruent trials than for the congruent trials. The overall accuracy was higher in group Uncertain compared with the other two Certain groups.</w:t>
      </w:r>
    </w:p>
    <w:p w14:paraId="0A1D2FAB" w14:textId="77777777" w:rsidR="00B25359" w:rsidRDefault="00000000">
      <w:pPr>
        <w:pStyle w:val="FigureTitle"/>
      </w:pPr>
      <w:bookmarkStart w:id="377" w:name="fig-testExp2_cong"/>
      <w:r>
        <w:t>Figure 14</w:t>
      </w:r>
    </w:p>
    <w:p w14:paraId="0A1D2FAC" w14:textId="77777777" w:rsidR="00B25359" w:rsidRDefault="00000000">
      <w:pPr>
        <w:pStyle w:val="Caption"/>
      </w:pPr>
      <w:r>
        <w:t>Memory score on the test phase of Experiment 2.</w:t>
      </w:r>
    </w:p>
    <w:p w14:paraId="0A1D2FAD" w14:textId="77777777" w:rsidR="00B25359" w:rsidRDefault="00000000">
      <w:pPr>
        <w:pStyle w:val="FigureWithNote"/>
      </w:pPr>
      <w:r>
        <w:rPr>
          <w:noProof/>
        </w:rPr>
        <w:drawing>
          <wp:inline distT="0" distB="0" distL="0" distR="0" wp14:anchorId="0A1D2FD2" wp14:editId="0A1D2FD3">
            <wp:extent cx="5943600" cy="36576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UNM_draft_v4_files/figure-docx/fig-testExp2_cong-1.png"/>
                    <pic:cNvPicPr>
                      <a:picLocks noChangeAspect="1" noChangeArrowheads="1"/>
                    </pic:cNvPicPr>
                  </pic:nvPicPr>
                  <pic:blipFill>
                    <a:blip r:embed="rId60"/>
                    <a:stretch>
                      <a:fillRect/>
                    </a:stretch>
                  </pic:blipFill>
                  <pic:spPr bwMode="auto">
                    <a:xfrm>
                      <a:off x="0" y="0"/>
                      <a:ext cx="5943600" cy="3657600"/>
                    </a:xfrm>
                    <a:prstGeom prst="rect">
                      <a:avLst/>
                    </a:prstGeom>
                    <a:noFill/>
                    <a:ln w="9525">
                      <a:noFill/>
                      <a:headEnd/>
                      <a:tailEnd/>
                    </a:ln>
                  </pic:spPr>
                </pic:pic>
              </a:graphicData>
            </a:graphic>
          </wp:inline>
        </w:drawing>
      </w:r>
    </w:p>
    <w:bookmarkEnd w:id="377"/>
    <w:p w14:paraId="0A1D2FAE" w14:textId="77777777" w:rsidR="00B25359" w:rsidRDefault="00000000">
      <w:pPr>
        <w:pStyle w:val="FigureNote"/>
      </w:pPr>
      <w:r>
        <w:rPr>
          <w:i/>
          <w:iCs/>
        </w:rPr>
        <w:t>Note</w:t>
      </w:r>
      <w:r>
        <w:t>. Mean memory scores (±SEM) during the test phase of Experiment 2, for groups Uncertain, Certain Long and Certain Short.</w:t>
      </w:r>
    </w:p>
    <w:p w14:paraId="0A1D2FAF" w14:textId="77777777" w:rsidR="00B25359" w:rsidRDefault="00000000">
      <w:pPr>
        <w:pStyle w:val="BodyText"/>
      </w:pPr>
      <w:r>
        <w:lastRenderedPageBreak/>
        <w:t xml:space="preserve">A mixed model ANOVA found a significant main effect of the </w:t>
      </w:r>
      <w:r>
        <w:rPr>
          <w:i/>
          <w:iCs/>
        </w:rPr>
        <w:t>group</w:t>
      </w:r>
      <w:r>
        <w:t xml:space="preserve">, </w:t>
      </w:r>
      <w:r>
        <w:rPr>
          <w:i/>
          <w:iCs/>
        </w:rPr>
        <w:t>F</w:t>
      </w:r>
      <w:r>
        <w:t xml:space="preserve">(2, 133) = 3.55, </w:t>
      </w:r>
      <w:r>
        <w:rPr>
          <w:i/>
          <w:iCs/>
        </w:rPr>
        <w:t>p</w:t>
      </w:r>
      <w:r>
        <w:t xml:space="preserve"> = .031,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1.53 ± 1.88%, and of the </w:t>
      </w:r>
      <w:r>
        <w:rPr>
          <w:i/>
          <w:iCs/>
        </w:rPr>
        <w:t>predictiveness</w:t>
      </w:r>
      <w:r>
        <w:t xml:space="preserve">, </w:t>
      </w:r>
      <w:r>
        <w:rPr>
          <w:i/>
          <w:iCs/>
        </w:rPr>
        <w:t>F</w:t>
      </w:r>
      <w:r>
        <w:t xml:space="preserve">(1, 133) = 43.01,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.24, BF</w:t>
      </w:r>
      <w:r>
        <w:rPr>
          <w:vertAlign w:val="subscript"/>
        </w:rPr>
        <w:t>10</w:t>
      </w:r>
      <w:r>
        <w:t xml:space="preserve"> = 117582120306.66 ± 1.14%, as well as a significant </w:t>
      </w:r>
      <w:r>
        <w:rPr>
          <w:i/>
          <w:iCs/>
        </w:rPr>
        <w:t>group x predictiveness</w:t>
      </w:r>
      <w:r>
        <w:t xml:space="preserve"> interaction, </w:t>
      </w:r>
      <w:r>
        <w:rPr>
          <w:i/>
          <w:iCs/>
        </w:rPr>
        <w:t>F</w:t>
      </w:r>
      <w:r>
        <w:t xml:space="preserve">(2, 133) = 3.40, </w:t>
      </w:r>
      <w:r>
        <w:rPr>
          <w:i/>
          <w:iCs/>
        </w:rPr>
        <w:t>p</w:t>
      </w:r>
      <w:r>
        <w:t xml:space="preserve"> = .036,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2.04 ± 2.3% and a significant </w:t>
      </w:r>
      <w:r>
        <w:rPr>
          <w:i/>
          <w:iCs/>
        </w:rPr>
        <w:t>predictiveness x congruence</w:t>
      </w:r>
      <w:r>
        <w:t xml:space="preserve"> interaction, </w:t>
      </w:r>
      <w:r>
        <w:rPr>
          <w:i/>
          <w:iCs/>
        </w:rPr>
        <w:t>F</w:t>
      </w:r>
      <w:r>
        <w:t xml:space="preserve">(1, 133) = 4.34, </w:t>
      </w:r>
      <w:r>
        <w:rPr>
          <w:i/>
          <w:iCs/>
        </w:rPr>
        <w:t>p</w:t>
      </w:r>
      <w:r>
        <w:t xml:space="preserve"> = .039,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2.13 ± 20.12%. No other main effects or interactions were significant, </w:t>
      </w:r>
      <w:r>
        <w:rPr>
          <w:i/>
          <w:iCs/>
        </w:rPr>
        <w:t>congruence</w:t>
      </w:r>
      <w:r>
        <w:t xml:space="preserve">: </w:t>
      </w:r>
      <w:r>
        <w:rPr>
          <w:i/>
          <w:iCs/>
        </w:rPr>
        <w:t>F</w:t>
      </w:r>
      <w:r>
        <w:t xml:space="preserve"> &lt; 1, BF</w:t>
      </w:r>
      <w:r>
        <w:rPr>
          <w:vertAlign w:val="subscript"/>
        </w:rPr>
        <w:t>10</w:t>
      </w:r>
      <w:r>
        <w:t xml:space="preserve"> = 0.1 ± 0.98%; </w:t>
      </w:r>
      <w:r>
        <w:rPr>
          <w:i/>
          <w:iCs/>
        </w:rPr>
        <w:t>group x congruence</w:t>
      </w:r>
      <w:r>
        <w:t xml:space="preserve">: </w:t>
      </w:r>
      <w:r>
        <w:rPr>
          <w:i/>
          <w:iCs/>
        </w:rPr>
        <w:t>F</w:t>
      </w:r>
      <w:r>
        <w:t xml:space="preserve"> &lt; 1, BF</w:t>
      </w:r>
      <w:r>
        <w:rPr>
          <w:vertAlign w:val="subscript"/>
        </w:rPr>
        <w:t>10</w:t>
      </w:r>
      <w:r>
        <w:t xml:space="preserve"> = 0.05 ± 4.59%; </w:t>
      </w:r>
      <w:r>
        <w:rPr>
          <w:i/>
          <w:iCs/>
        </w:rPr>
        <w:t>group x predictiveness x congruence</w:t>
      </w:r>
      <w:r>
        <w:t xml:space="preserve">: </w:t>
      </w:r>
      <w:r>
        <w:rPr>
          <w:i/>
          <w:iCs/>
        </w:rPr>
        <w:t>F</w:t>
      </w:r>
      <w:r>
        <w:t xml:space="preserve"> &lt; 1, BF</w:t>
      </w:r>
      <w:r>
        <w:rPr>
          <w:vertAlign w:val="subscript"/>
        </w:rPr>
        <w:t>10</w:t>
      </w:r>
      <w:r>
        <w:t xml:space="preserve"> = 0.07 ± 6.39%.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Also, there was a significant effect of </w:t>
      </w:r>
      <w:r>
        <w:rPr>
          <w:i/>
          <w:iCs/>
        </w:rPr>
        <w:t>predictiveness</w:t>
      </w:r>
      <w:r>
        <w:t xml:space="preserve"> for both incongruent trials, </w:t>
      </w:r>
      <w:r>
        <w:rPr>
          <w:i/>
          <w:iCs/>
        </w:rPr>
        <w:t>F</w:t>
      </w:r>
      <w:r>
        <w:t xml:space="preserve">(1, 135) = 40.036, </w:t>
      </w:r>
      <w:r>
        <w:rPr>
          <w:i/>
          <w:iCs/>
        </w:rPr>
        <w:t>p</w:t>
      </w:r>
      <w:r>
        <w:t xml:space="preserve"> &lt; 0.001, </w:t>
      </w:r>
      <w:r>
        <w:rPr>
          <w:i/>
          <w:iCs/>
        </w:rPr>
        <w:t>η</w:t>
      </w:r>
      <w:r>
        <w:rPr>
          <w:i/>
          <w:iCs/>
          <w:vertAlign w:val="subscript"/>
        </w:rPr>
        <w:t>p</w:t>
      </w:r>
      <w:r>
        <w:rPr>
          <w:i/>
          <w:iCs/>
          <w:vertAlign w:val="superscript"/>
        </w:rPr>
        <w:t>2</w:t>
      </w:r>
      <w:r>
        <w:t xml:space="preserve"> = 0.229, BF</w:t>
      </w:r>
      <w:r>
        <w:rPr>
          <w:vertAlign w:val="subscript"/>
        </w:rPr>
        <w:t>10</w:t>
      </w:r>
      <w:r>
        <w:t xml:space="preserve"> = 3940.51 ± 0%, and congruent trials, </w:t>
      </w:r>
      <w:r>
        <w:rPr>
          <w:i/>
          <w:iCs/>
        </w:rPr>
        <w:t>F</w:t>
      </w:r>
      <w:r>
        <w:t xml:space="preserve">(1, 135) = 12.73, </w:t>
      </w:r>
      <w:r>
        <w:rPr>
          <w:i/>
          <w:iCs/>
        </w:rPr>
        <w:t>p</w:t>
      </w:r>
      <w:r>
        <w:t xml:space="preserve"> &lt; 0.001, </w:t>
      </w:r>
      <w:r>
        <w:rPr>
          <w:i/>
          <w:iCs/>
        </w:rPr>
        <w:t>η</w:t>
      </w:r>
      <w:r>
        <w:rPr>
          <w:i/>
          <w:iCs/>
          <w:vertAlign w:val="subscript"/>
        </w:rPr>
        <w:t>p</w:t>
      </w:r>
      <w:r>
        <w:rPr>
          <w:i/>
          <w:iCs/>
          <w:vertAlign w:val="superscript"/>
        </w:rPr>
        <w:t>2</w:t>
      </w:r>
      <w:r>
        <w:t xml:space="preserve"> = 0.086, BF</w:t>
      </w:r>
      <w:r>
        <w:rPr>
          <w:vertAlign w:val="subscript"/>
        </w:rPr>
        <w:t>10</w:t>
      </w:r>
      <w:r>
        <w:t xml:space="preserve"> = 2.7 ± 0.01%.</w:t>
      </w:r>
      <w:bookmarkEnd w:id="371"/>
      <w:bookmarkEnd w:id="375"/>
    </w:p>
    <w:sectPr w:rsidR="00B25359">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4" w:author="Muniz-Diez, Clara" w:date="2025-09-10T12:06:00Z" w:initials="CM">
    <w:p w14:paraId="40A533E1" w14:textId="77777777" w:rsidR="00DF7640" w:rsidRDefault="00DF7640" w:rsidP="00002F12">
      <w:pPr>
        <w:pStyle w:val="CommentText"/>
      </w:pPr>
      <w:r>
        <w:rPr>
          <w:rStyle w:val="CommentReference"/>
        </w:rPr>
        <w:annotationRef/>
      </w:r>
      <w:r>
        <w:t>They asked for more proof of recognition memory as an index of cue 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0A533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B9F7BD" w16cex:dateUtc="2025-09-10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A533E1" w16cid:durableId="4CB9F7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848F8" w14:textId="77777777" w:rsidR="0062112C" w:rsidRDefault="0062112C">
      <w:pPr>
        <w:spacing w:line="240" w:lineRule="auto"/>
      </w:pPr>
      <w:r>
        <w:separator/>
      </w:r>
    </w:p>
  </w:endnote>
  <w:endnote w:type="continuationSeparator" w:id="0">
    <w:p w14:paraId="63553E55" w14:textId="77777777" w:rsidR="0062112C" w:rsidRDefault="006211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9" w14:textId="77777777" w:rsidR="00163664" w:rsidRDefault="00163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A" w14:textId="77777777" w:rsidR="00163664" w:rsidRDefault="00163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C" w14:textId="77777777" w:rsidR="00163664" w:rsidRDefault="0016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A9B50" w14:textId="77777777" w:rsidR="0062112C" w:rsidRDefault="0062112C">
      <w:r>
        <w:separator/>
      </w:r>
    </w:p>
  </w:footnote>
  <w:footnote w:type="continuationSeparator" w:id="0">
    <w:p w14:paraId="2F3873F0" w14:textId="77777777" w:rsidR="0062112C" w:rsidRDefault="0062112C">
      <w:r>
        <w:continuationSeparator/>
      </w:r>
    </w:p>
  </w:footnote>
  <w:footnote w:id="1">
    <w:p w14:paraId="0A1D2FDD" w14:textId="77777777" w:rsidR="00B25359" w:rsidRDefault="00000000">
      <w:pPr>
        <w:pStyle w:val="FootnoteText"/>
      </w:pPr>
      <w:r>
        <w:rPr>
          <w:rStyle w:val="FootnoteReference"/>
        </w:rPr>
        <w:footnoteRef/>
      </w:r>
      <w:r>
        <w:t xml:space="preserve"> 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6" w14:textId="77777777" w:rsidR="00163664" w:rsidRDefault="00163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7" w14:textId="5676FE01" w:rsidR="00163664"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D909B1">
          <w:t>EFFECTS OF UNCERTAINTY ON CUE PROCESSING</w:t>
        </w:r>
      </w:sdtContent>
    </w:sdt>
    <w:r>
      <w:tab/>
    </w:r>
    <w:r>
      <w:fldChar w:fldCharType="begin"/>
    </w:r>
    <w:r>
      <w:instrText xml:space="preserve"> PAGE   \* MERGEFORMAT </w:instrText>
    </w:r>
    <w:r>
      <w:fldChar w:fldCharType="separate"/>
    </w:r>
    <w:r>
      <w:rPr>
        <w:noProof/>
      </w:rPr>
      <w:t>1</w:t>
    </w:r>
    <w:r>
      <w:rPr>
        <w:noProof/>
      </w:rPr>
      <w:fldChar w:fldCharType="end"/>
    </w:r>
  </w:p>
  <w:p w14:paraId="0A1D2FD8" w14:textId="77777777" w:rsidR="00163664" w:rsidRDefault="00163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B" w14:textId="77777777" w:rsidR="00163664" w:rsidRDefault="00163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B4EE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0731583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uniz-Diez, Clara">
    <w15:presenceInfo w15:providerId="AD" w15:userId="S::munizdie@lancaster.ac.uk::1a81c6c9-8ef1-45fa-9045-8f70227f4e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59"/>
    <w:rsid w:val="00036262"/>
    <w:rsid w:val="00083ED2"/>
    <w:rsid w:val="000F3FE7"/>
    <w:rsid w:val="00115EE8"/>
    <w:rsid w:val="00146E77"/>
    <w:rsid w:val="00151FFF"/>
    <w:rsid w:val="00163664"/>
    <w:rsid w:val="00180B18"/>
    <w:rsid w:val="001F0600"/>
    <w:rsid w:val="002308B1"/>
    <w:rsid w:val="002908D4"/>
    <w:rsid w:val="002A7842"/>
    <w:rsid w:val="002B0FEC"/>
    <w:rsid w:val="002D30E3"/>
    <w:rsid w:val="002E5C00"/>
    <w:rsid w:val="003229B3"/>
    <w:rsid w:val="00345EDE"/>
    <w:rsid w:val="00393D74"/>
    <w:rsid w:val="003A112C"/>
    <w:rsid w:val="0046307E"/>
    <w:rsid w:val="00465C7B"/>
    <w:rsid w:val="004E1043"/>
    <w:rsid w:val="004F2A28"/>
    <w:rsid w:val="00530EB4"/>
    <w:rsid w:val="00567216"/>
    <w:rsid w:val="00594292"/>
    <w:rsid w:val="005A3CE6"/>
    <w:rsid w:val="005E0F71"/>
    <w:rsid w:val="0062112C"/>
    <w:rsid w:val="0062472B"/>
    <w:rsid w:val="00682660"/>
    <w:rsid w:val="007135AD"/>
    <w:rsid w:val="00722718"/>
    <w:rsid w:val="0072546B"/>
    <w:rsid w:val="00727126"/>
    <w:rsid w:val="00747417"/>
    <w:rsid w:val="00750EAF"/>
    <w:rsid w:val="007E11D1"/>
    <w:rsid w:val="00867191"/>
    <w:rsid w:val="00881CC6"/>
    <w:rsid w:val="008823D3"/>
    <w:rsid w:val="008C5DFD"/>
    <w:rsid w:val="009260A9"/>
    <w:rsid w:val="0095583E"/>
    <w:rsid w:val="009709EF"/>
    <w:rsid w:val="009B1C78"/>
    <w:rsid w:val="00A44177"/>
    <w:rsid w:val="00A83282"/>
    <w:rsid w:val="00A9255A"/>
    <w:rsid w:val="00AA4BFE"/>
    <w:rsid w:val="00AD32D4"/>
    <w:rsid w:val="00AD4D03"/>
    <w:rsid w:val="00B11308"/>
    <w:rsid w:val="00B25359"/>
    <w:rsid w:val="00BB05D7"/>
    <w:rsid w:val="00BC3967"/>
    <w:rsid w:val="00BE0D97"/>
    <w:rsid w:val="00C144A7"/>
    <w:rsid w:val="00CC373C"/>
    <w:rsid w:val="00D26AFA"/>
    <w:rsid w:val="00D3536F"/>
    <w:rsid w:val="00D909B1"/>
    <w:rsid w:val="00DB4AAF"/>
    <w:rsid w:val="00DF3581"/>
    <w:rsid w:val="00DF3C95"/>
    <w:rsid w:val="00DF7640"/>
    <w:rsid w:val="00E627F2"/>
    <w:rsid w:val="00E73D47"/>
    <w:rsid w:val="00EE5A4E"/>
    <w:rsid w:val="00FB717D"/>
    <w:rsid w:val="00FB7A9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D2E97"/>
  <w15:docId w15:val="{52C80889-ED55-4C80-B66D-0BC83733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2A768D"/>
    <w:pPr>
      <w:keepNext/>
      <w:keepLines/>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styleId="Revision">
    <w:name w:val="Revision"/>
    <w:hidden/>
    <w:semiHidden/>
    <w:rsid w:val="005A3CE6"/>
    <w:pPr>
      <w:spacing w:after="0"/>
    </w:pPr>
  </w:style>
  <w:style w:type="character" w:styleId="CommentReference">
    <w:name w:val="annotation reference"/>
    <w:basedOn w:val="DefaultParagraphFont"/>
    <w:semiHidden/>
    <w:unhideWhenUsed/>
    <w:rsid w:val="00DF7640"/>
    <w:rPr>
      <w:sz w:val="16"/>
      <w:szCs w:val="16"/>
    </w:rPr>
  </w:style>
  <w:style w:type="paragraph" w:styleId="CommentText">
    <w:name w:val="annotation text"/>
    <w:basedOn w:val="Normal"/>
    <w:link w:val="CommentTextChar"/>
    <w:unhideWhenUsed/>
    <w:rsid w:val="00DF7640"/>
    <w:pPr>
      <w:spacing w:line="240" w:lineRule="auto"/>
    </w:pPr>
    <w:rPr>
      <w:sz w:val="20"/>
      <w:szCs w:val="20"/>
    </w:rPr>
  </w:style>
  <w:style w:type="character" w:customStyle="1" w:styleId="CommentTextChar">
    <w:name w:val="Comment Text Char"/>
    <w:basedOn w:val="DefaultParagraphFont"/>
    <w:link w:val="CommentText"/>
    <w:rsid w:val="00DF7640"/>
    <w:rPr>
      <w:sz w:val="20"/>
      <w:szCs w:val="20"/>
    </w:rPr>
  </w:style>
  <w:style w:type="paragraph" w:styleId="CommentSubject">
    <w:name w:val="annotation subject"/>
    <w:basedOn w:val="CommentText"/>
    <w:next w:val="CommentText"/>
    <w:link w:val="CommentSubjectChar"/>
    <w:semiHidden/>
    <w:unhideWhenUsed/>
    <w:rsid w:val="00DF7640"/>
    <w:rPr>
      <w:b/>
      <w:bCs/>
    </w:rPr>
  </w:style>
  <w:style w:type="character" w:customStyle="1" w:styleId="CommentSubjectChar">
    <w:name w:val="Comment Subject Char"/>
    <w:basedOn w:val="CommentTextChar"/>
    <w:link w:val="CommentSubject"/>
    <w:semiHidden/>
    <w:rsid w:val="00DF76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7470218.2017.1363257" TargetMode="External"/><Relationship Id="rId21" Type="http://schemas.openxmlformats.org/officeDocument/2006/relationships/hyperlink" Target="https://doi.org/10.1080/17470218.2015.1009919" TargetMode="External"/><Relationship Id="rId42" Type="http://schemas.openxmlformats.org/officeDocument/2006/relationships/hyperlink" Target="https://doi.org/10.1037/h0076778" TargetMode="External"/><Relationship Id="rId47" Type="http://schemas.openxmlformats.org/officeDocument/2006/relationships/hyperlink" Target="https://doi.org/10.1037/0097-7403.22.3.321" TargetMode="External"/><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177/0956797611419305" TargetMode="External"/><Relationship Id="rId11" Type="http://schemas.microsoft.com/office/2016/09/relationships/commentsIds" Target="commentsIds.xml"/><Relationship Id="rId24" Type="http://schemas.openxmlformats.org/officeDocument/2006/relationships/hyperlink" Target="https://doi.org/10.1016/S0022-5371(72)80001-X" TargetMode="External"/><Relationship Id="rId32" Type="http://schemas.openxmlformats.org/officeDocument/2006/relationships/hyperlink" Target="https://doi.org/10.1037/0278-7393.24.6.1437" TargetMode="External"/><Relationship Id="rId37" Type="http://schemas.openxmlformats.org/officeDocument/2006/relationships/hyperlink" Target="https://doi.org/10.1037/a0021384" TargetMode="External"/><Relationship Id="rId40" Type="http://schemas.openxmlformats.org/officeDocument/2006/relationships/hyperlink" Target="https://doi.org/10.1037/bul0000064" TargetMode="External"/><Relationship Id="rId45" Type="http://schemas.openxmlformats.org/officeDocument/2006/relationships/hyperlink" Target="https://doi.org/10.3758/s13428-018-01193-y" TargetMode="External"/><Relationship Id="rId53" Type="http://schemas.openxmlformats.org/officeDocument/2006/relationships/hyperlink" Target="https://doi.org/10.3758/s13423-019-01653-2" TargetMode="External"/><Relationship Id="rId58" Type="http://schemas.openxmlformats.org/officeDocument/2006/relationships/image" Target="media/image1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doi.org/10.1038/nn1954" TargetMode="External"/><Relationship Id="rId27" Type="http://schemas.openxmlformats.org/officeDocument/2006/relationships/hyperlink" Target="https://doi.org/10.1098/rspb.2011.0836" TargetMode="External"/><Relationship Id="rId30" Type="http://schemas.openxmlformats.org/officeDocument/2006/relationships/hyperlink" Target="https://doi.org/10.1037/a0013685" TargetMode="External"/><Relationship Id="rId35" Type="http://schemas.openxmlformats.org/officeDocument/2006/relationships/hyperlink" Target="https://doi.org/10.1111/1467-8721.01254" TargetMode="External"/><Relationship Id="rId43" Type="http://schemas.openxmlformats.org/officeDocument/2006/relationships/hyperlink" Target="https://doi.org/10.1038/nn1663" TargetMode="External"/><Relationship Id="rId48" Type="http://schemas.openxmlformats.org/officeDocument/2006/relationships/hyperlink" Target="https://doi.org/10.1068/p281059" TargetMode="External"/><Relationship Id="rId56" Type="http://schemas.openxmlformats.org/officeDocument/2006/relationships/image" Target="media/image12.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hyperlink" Target="https://www.gbif.org/tool/81287/r-a-language-and-environment-for-statistical-computing"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hyperlink" Target="https://doi.org/10.1037/0096-3445.104.3.268" TargetMode="External"/><Relationship Id="rId33" Type="http://schemas.openxmlformats.org/officeDocument/2006/relationships/hyperlink" Target="https://www.frontiersin.org/articles/10.3389/fnbeh.2017.00128" TargetMode="External"/><Relationship Id="rId38" Type="http://schemas.openxmlformats.org/officeDocument/2006/relationships/hyperlink" Target="https://doi.org/10.3758/s13420-012-0084-4" TargetMode="External"/><Relationship Id="rId46" Type="http://schemas.openxmlformats.org/officeDocument/2006/relationships/hyperlink" Target="https://www.semanticscholar.org/paper/A-theory-of-Pavlovian-conditioning-%3A-Variations-in-Rescorla-Wagner/afaf65883ff75cc19926f61f181a687927789ad1" TargetMode="External"/><Relationship Id="rId59" Type="http://schemas.openxmlformats.org/officeDocument/2006/relationships/image" Target="media/image1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080/17470218.2016.1188407" TargetMode="External"/><Relationship Id="rId54" Type="http://schemas.openxmlformats.org/officeDocument/2006/relationships/hyperlink" Target="https://doi.org/10.1037/xlm0000883"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16/j.conb.2007.03.005" TargetMode="External"/><Relationship Id="rId28" Type="http://schemas.openxmlformats.org/officeDocument/2006/relationships/hyperlink" Target="https://doi.org/10.1093/brain/121.7.1239" TargetMode="External"/><Relationship Id="rId36" Type="http://schemas.openxmlformats.org/officeDocument/2006/relationships/hyperlink" Target="https://doi.org/10.1080/02724990344000141" TargetMode="External"/><Relationship Id="rId49" Type="http://schemas.openxmlformats.org/officeDocument/2006/relationships/hyperlink" Target="https://doi.org/10.1037/xan0000314" TargetMode="External"/><Relationship Id="rId57" Type="http://schemas.openxmlformats.org/officeDocument/2006/relationships/image" Target="media/image13.png"/><Relationship Id="rId10" Type="http://schemas.microsoft.com/office/2011/relationships/commentsExtended" Target="commentsExtended.xml"/><Relationship Id="rId31" Type="http://schemas.openxmlformats.org/officeDocument/2006/relationships/hyperlink" Target="https://doi.org/10.1080/17470218.2017.1339719" TargetMode="External"/><Relationship Id="rId44" Type="http://schemas.openxmlformats.org/officeDocument/2006/relationships/hyperlink" Target="https://doi.org/10.1037/0033-295X.87.6.532" TargetMode="External"/><Relationship Id="rId52" Type="http://schemas.openxmlformats.org/officeDocument/2006/relationships/hyperlink" Target="https://doi.org/10.1016/j.beproc.2023.104843" TargetMode="External"/><Relationship Id="rId60" Type="http://schemas.openxmlformats.org/officeDocument/2006/relationships/image" Target="media/image16.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80/02724990244000179" TargetMode="External"/><Relationship Id="rId34" Type="http://schemas.openxmlformats.org/officeDocument/2006/relationships/hyperlink" Target="https://doi.org/10.1006/jmps.2000.1354" TargetMode="External"/><Relationship Id="rId50" Type="http://schemas.openxmlformats.org/officeDocument/2006/relationships/hyperlink" Target="https://doi.org/10.1037/xan0000225" TargetMode="External"/><Relationship Id="rId5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12431</Words>
  <Characters>70860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83125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Muniz-Diez, Clara</dc:creator>
  <cp:keywords>Associative Learning, Attention, Uncertainty, Predictiveness, Cue processing</cp:keywords>
  <dc:description>EFFECTS OF UNCERTAINTY ON CUE PROCESSING</dc:description>
  <cp:lastModifiedBy>Muniz-Diez, Clara</cp:lastModifiedBy>
  <cp:revision>50</cp:revision>
  <dcterms:created xsi:type="dcterms:W3CDTF">2025-09-10T09:29:00Z</dcterms:created>
  <dcterms:modified xsi:type="dcterms:W3CDTF">2025-09-15T11:59:00Z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